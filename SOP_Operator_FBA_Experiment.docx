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E493AD9" w14:textId="277B454C" w:rsidR="000F4BA5" w:rsidRDefault="000F4BA5" w:rsidP="000F4BA5">
      <w:pPr>
        <w:jc w:val="center"/>
        <w:rPr>
          <w:b/>
          <w:sz w:val="28"/>
          <w:lang w:val="en-US"/>
        </w:rPr>
      </w:pPr>
      <w:r>
        <w:rPr>
          <w:b/>
          <w:sz w:val="28"/>
          <w:lang w:val="en-US"/>
        </w:rPr>
        <w:t>Interoception</w:t>
      </w:r>
      <w:r w:rsidRPr="00BD71A8">
        <w:rPr>
          <w:b/>
          <w:sz w:val="28"/>
          <w:lang w:val="en-US"/>
        </w:rPr>
        <w:t xml:space="preserve"> </w:t>
      </w:r>
      <w:r>
        <w:rPr>
          <w:b/>
          <w:sz w:val="28"/>
          <w:lang w:val="en-US"/>
        </w:rPr>
        <w:t>Study –</w:t>
      </w:r>
      <w:r w:rsidRPr="00BD71A8">
        <w:rPr>
          <w:b/>
          <w:sz w:val="28"/>
          <w:lang w:val="en-US"/>
        </w:rPr>
        <w:t xml:space="preserve"> Workflow</w:t>
      </w:r>
      <w:r>
        <w:rPr>
          <w:b/>
          <w:sz w:val="28"/>
          <w:lang w:val="en-US"/>
        </w:rPr>
        <w:t xml:space="preserve"> for the operator</w:t>
      </w:r>
    </w:p>
    <w:p w14:paraId="3A637CCF" w14:textId="7AEDFB66" w:rsidR="000F4BA5" w:rsidRPr="0072274C" w:rsidRDefault="000F4BA5" w:rsidP="006D3175">
      <w:pPr>
        <w:pStyle w:val="ListParagraph"/>
        <w:numPr>
          <w:ilvl w:val="0"/>
          <w:numId w:val="5"/>
        </w:numPr>
        <w:spacing w:after="200" w:line="276" w:lineRule="auto"/>
        <w:jc w:val="both"/>
        <w:rPr>
          <w:lang w:val="en-US"/>
        </w:rPr>
      </w:pPr>
      <w:r w:rsidRPr="0072274C">
        <w:rPr>
          <w:b/>
          <w:noProof/>
          <w:lang w:val="en-US"/>
        </w:rPr>
        <w:t>Prior</w:t>
      </w:r>
      <w:r w:rsidRPr="0072274C">
        <w:rPr>
          <w:noProof/>
          <w:lang w:val="en-US"/>
        </w:rPr>
        <w:t xml:space="preserve"> </w:t>
      </w:r>
      <w:r w:rsidR="00F40733">
        <w:rPr>
          <w:noProof/>
          <w:lang w:val="en-US"/>
        </w:rPr>
        <w:t xml:space="preserve">participant </w:t>
      </w:r>
      <w:r w:rsidR="0073503F">
        <w:rPr>
          <w:noProof/>
          <w:lang w:val="en-US"/>
        </w:rPr>
        <w:t>comming</w:t>
      </w:r>
      <w:r w:rsidRPr="0072274C">
        <w:rPr>
          <w:noProof/>
          <w:lang w:val="en-US"/>
        </w:rPr>
        <w:t xml:space="preserve"> </w:t>
      </w:r>
      <w:r w:rsidR="00F40733">
        <w:rPr>
          <w:noProof/>
          <w:lang w:val="en-US"/>
        </w:rPr>
        <w:t>to the experiemental room</w:t>
      </w:r>
      <w:r w:rsidR="00F40733" w:rsidRPr="0072274C">
        <w:rPr>
          <w:noProof/>
          <w:lang w:val="en-US"/>
        </w:rPr>
        <w:t xml:space="preserve"> </w:t>
      </w:r>
    </w:p>
    <w:tbl>
      <w:tblPr>
        <w:tblStyle w:val="TableGrid"/>
        <w:tblW w:w="10742" w:type="dxa"/>
        <w:tblInd w:w="-714" w:type="dxa"/>
        <w:tblLayout w:type="fixed"/>
        <w:tblLook w:val="04A0" w:firstRow="1" w:lastRow="0" w:firstColumn="1" w:lastColumn="0" w:noHBand="0" w:noVBand="1"/>
      </w:tblPr>
      <w:tblGrid>
        <w:gridCol w:w="2306"/>
        <w:gridCol w:w="8436"/>
      </w:tblGrid>
      <w:tr w:rsidR="000F4BA5" w:rsidRPr="000F4BA5" w14:paraId="0C235D47" w14:textId="77777777" w:rsidTr="000F4BA5">
        <w:trPr>
          <w:trHeight w:val="243"/>
        </w:trPr>
        <w:tc>
          <w:tcPr>
            <w:tcW w:w="2306" w:type="dxa"/>
          </w:tcPr>
          <w:p w14:paraId="55D641FB" w14:textId="7DD3FDC8" w:rsidR="000F4BA5" w:rsidRDefault="000F4BA5" w:rsidP="00C72ECF">
            <w:r>
              <w:t>What to do</w:t>
            </w:r>
          </w:p>
        </w:tc>
        <w:tc>
          <w:tcPr>
            <w:tcW w:w="8436" w:type="dxa"/>
          </w:tcPr>
          <w:p w14:paraId="17AE1334" w14:textId="1EE15464" w:rsidR="000F4BA5" w:rsidRPr="00A17628" w:rsidRDefault="000F4BA5" w:rsidP="00C72ECF">
            <w:pPr>
              <w:rPr>
                <w:lang w:val="en-US"/>
              </w:rPr>
            </w:pPr>
            <w:r>
              <w:rPr>
                <w:lang w:val="en-US"/>
              </w:rPr>
              <w:t>Notes</w:t>
            </w:r>
          </w:p>
        </w:tc>
      </w:tr>
      <w:tr w:rsidR="00621CEC" w:rsidRPr="00FF7406" w14:paraId="558C39B2" w14:textId="77777777" w:rsidTr="000F4BA5">
        <w:trPr>
          <w:trHeight w:val="739"/>
          <w:ins w:id="0" w:author="Michael Mouthon" w:date="2025-03-20T10:13:00Z"/>
        </w:trPr>
        <w:tc>
          <w:tcPr>
            <w:tcW w:w="2306" w:type="dxa"/>
          </w:tcPr>
          <w:p w14:paraId="7EF6980F" w14:textId="1047F2F8" w:rsidR="00621CEC" w:rsidRDefault="00621CEC" w:rsidP="000F4BA5">
            <w:pPr>
              <w:rPr>
                <w:ins w:id="1" w:author="Michael Mouthon" w:date="2025-03-20T10:13:00Z"/>
                <w:lang w:val="en-US"/>
              </w:rPr>
            </w:pPr>
            <w:ins w:id="2" w:author="Michael Mouthon" w:date="2025-03-20T10:13:00Z">
              <w:r>
                <w:rPr>
                  <w:lang w:val="en-US"/>
                </w:rPr>
                <w:t xml:space="preserve">1.1 </w:t>
              </w:r>
            </w:ins>
            <w:ins w:id="3" w:author="Michael Mouthon" w:date="2025-03-20T10:14:00Z">
              <w:r>
                <w:rPr>
                  <w:lang w:val="en-US"/>
                </w:rPr>
                <w:t>Go the experiment room</w:t>
              </w:r>
            </w:ins>
          </w:p>
        </w:tc>
        <w:tc>
          <w:tcPr>
            <w:tcW w:w="8436" w:type="dxa"/>
            <w:vAlign w:val="center"/>
          </w:tcPr>
          <w:p w14:paraId="403B5500" w14:textId="77777777" w:rsidR="00621CEC" w:rsidRDefault="00621CEC">
            <w:pPr>
              <w:rPr>
                <w:ins w:id="4" w:author="Michael Mouthon" w:date="2025-03-20T10:20:00Z"/>
                <w:iCs/>
                <w:lang w:val="en-US"/>
              </w:rPr>
              <w:pPrChange w:id="5" w:author="Michael Mouthon" w:date="2025-03-20T10:14:00Z">
                <w:pPr>
                  <w:pStyle w:val="ListParagraph"/>
                  <w:numPr>
                    <w:numId w:val="6"/>
                  </w:numPr>
                  <w:ind w:hanging="360"/>
                </w:pPr>
              </w:pPrChange>
            </w:pPr>
            <w:ins w:id="6" w:author="Michael Mouthon" w:date="2025-03-20T10:14:00Z">
              <w:r>
                <w:rPr>
                  <w:iCs/>
                  <w:lang w:val="en-US"/>
                </w:rPr>
                <w:t xml:space="preserve">The experimental </w:t>
              </w:r>
            </w:ins>
            <w:ins w:id="7" w:author="Michael Mouthon" w:date="2025-03-20T10:18:00Z">
              <w:r w:rsidR="00C72ECF">
                <w:rPr>
                  <w:iCs/>
                  <w:lang w:val="en-US"/>
                </w:rPr>
                <w:t xml:space="preserve">room is located in the basement of the PER-21 building. The room number is </w:t>
              </w:r>
            </w:ins>
            <w:ins w:id="8" w:author="Michael Mouthon" w:date="2025-03-20T10:19:00Z">
              <w:r w:rsidR="00C72ECF">
                <w:rPr>
                  <w:iCs/>
                  <w:lang w:val="en-US"/>
                </w:rPr>
                <w:t xml:space="preserve">G0195. There is a locker </w:t>
              </w:r>
            </w:ins>
            <w:ins w:id="9" w:author="Michael Mouthon" w:date="2025-03-20T10:20:00Z">
              <w:r w:rsidR="00C72ECF">
                <w:rPr>
                  <w:iCs/>
                  <w:lang w:val="en-US"/>
                </w:rPr>
                <w:t xml:space="preserve">where you can find the key for the door. </w:t>
              </w:r>
              <w:r w:rsidR="00C72ECF">
                <w:rPr>
                  <w:iCs/>
                  <w:lang w:val="en-US"/>
                </w:rPr>
                <w:br/>
                <w:t xml:space="preserve">The actual code is 7775. </w:t>
              </w:r>
            </w:ins>
          </w:p>
          <w:p w14:paraId="03D7CA20" w14:textId="77777777" w:rsidR="00C72ECF" w:rsidRDefault="00C72ECF">
            <w:pPr>
              <w:rPr>
                <w:ins w:id="10" w:author="Michael Mouthon" w:date="2025-03-20T10:21:00Z"/>
                <w:iCs/>
                <w:lang w:val="en-US"/>
              </w:rPr>
              <w:pPrChange w:id="11" w:author="Michael Mouthon" w:date="2025-03-20T10:14:00Z">
                <w:pPr>
                  <w:pStyle w:val="ListParagraph"/>
                  <w:numPr>
                    <w:numId w:val="6"/>
                  </w:numPr>
                  <w:ind w:hanging="360"/>
                </w:pPr>
              </w:pPrChange>
            </w:pPr>
            <w:ins w:id="12" w:author="Michael Mouthon" w:date="2025-03-20T10:20:00Z">
              <w:r>
                <w:rPr>
                  <w:iCs/>
                  <w:lang w:val="en-US"/>
                </w:rPr>
                <w:t xml:space="preserve">WARNING: Don’t lose the key or leave the room without it (otherwise you </w:t>
              </w:r>
            </w:ins>
            <w:ins w:id="13" w:author="Michael Mouthon" w:date="2025-03-20T10:21:00Z">
              <w:r>
                <w:rPr>
                  <w:iCs/>
                  <w:lang w:val="en-US"/>
                </w:rPr>
                <w:t xml:space="preserve">will not able to come back). Always put back the key in the locker before to leave. </w:t>
              </w:r>
            </w:ins>
          </w:p>
          <w:p w14:paraId="28ABE51A" w14:textId="77777777" w:rsidR="00C72ECF" w:rsidRDefault="00C72ECF">
            <w:pPr>
              <w:rPr>
                <w:ins w:id="14" w:author="Michael Mouthon" w:date="2025-03-20T10:21:00Z"/>
                <w:iCs/>
                <w:lang w:val="en-US"/>
              </w:rPr>
              <w:pPrChange w:id="15" w:author="Michael Mouthon" w:date="2025-03-20T10:14:00Z">
                <w:pPr>
                  <w:pStyle w:val="ListParagraph"/>
                  <w:numPr>
                    <w:numId w:val="6"/>
                  </w:numPr>
                  <w:ind w:hanging="360"/>
                </w:pPr>
              </w:pPrChange>
            </w:pPr>
          </w:p>
          <w:p w14:paraId="55346179" w14:textId="2E0BEFF9" w:rsidR="00C72ECF" w:rsidRPr="00621CEC" w:rsidRDefault="00C72ECF">
            <w:pPr>
              <w:rPr>
                <w:ins w:id="16" w:author="Michael Mouthon" w:date="2025-03-20T10:13:00Z"/>
                <w:iCs/>
                <w:lang w:val="en-US"/>
                <w:rPrChange w:id="17" w:author="Michael Mouthon" w:date="2025-03-20T10:14:00Z">
                  <w:rPr>
                    <w:ins w:id="18" w:author="Michael Mouthon" w:date="2025-03-20T10:13:00Z"/>
                    <w:lang w:val="en-US"/>
                  </w:rPr>
                </w:rPrChange>
              </w:rPr>
              <w:pPrChange w:id="19" w:author="Michael Mouthon" w:date="2025-03-20T10:14:00Z">
                <w:pPr>
                  <w:pStyle w:val="ListParagraph"/>
                  <w:numPr>
                    <w:numId w:val="6"/>
                  </w:numPr>
                  <w:ind w:hanging="360"/>
                </w:pPr>
              </w:pPrChange>
            </w:pPr>
            <w:ins w:id="20" w:author="Michael Mouthon" w:date="2025-03-20T10:21:00Z">
              <w:r>
                <w:rPr>
                  <w:iCs/>
                  <w:lang w:val="en-US"/>
                </w:rPr>
                <w:t>When you enter , the light swi</w:t>
              </w:r>
            </w:ins>
            <w:ins w:id="21" w:author="Michael Mouthon" w:date="2025-03-20T10:22:00Z">
              <w:r>
                <w:rPr>
                  <w:iCs/>
                  <w:lang w:val="en-US"/>
                </w:rPr>
                <w:t xml:space="preserve">tch are on the left (expect for the control room where you have to go across the room. </w:t>
              </w:r>
            </w:ins>
          </w:p>
        </w:tc>
      </w:tr>
      <w:tr w:rsidR="000F4BA5" w:rsidRPr="00621CEC" w14:paraId="4A57D089" w14:textId="77777777" w:rsidTr="000F4BA5">
        <w:trPr>
          <w:trHeight w:val="739"/>
        </w:trPr>
        <w:tc>
          <w:tcPr>
            <w:tcW w:w="2306" w:type="dxa"/>
          </w:tcPr>
          <w:p w14:paraId="43BE26CA" w14:textId="1B217291" w:rsidR="000F4BA5" w:rsidRPr="000F4BA5" w:rsidRDefault="006D3175" w:rsidP="000F4BA5">
            <w:pPr>
              <w:rPr>
                <w:lang w:val="en-US"/>
              </w:rPr>
            </w:pPr>
            <w:r>
              <w:rPr>
                <w:lang w:val="en-US"/>
              </w:rPr>
              <w:t xml:space="preserve">1.1 </w:t>
            </w:r>
            <w:r w:rsidR="000F4BA5" w:rsidRPr="000F4BA5">
              <w:rPr>
                <w:lang w:val="en-US"/>
              </w:rPr>
              <w:t>Setup computers</w:t>
            </w:r>
          </w:p>
        </w:tc>
        <w:tc>
          <w:tcPr>
            <w:tcW w:w="8436" w:type="dxa"/>
            <w:vAlign w:val="center"/>
          </w:tcPr>
          <w:p w14:paraId="052B3608" w14:textId="1DE3B853" w:rsidR="00B81B0B" w:rsidRDefault="00695938" w:rsidP="00FF7406">
            <w:pPr>
              <w:pStyle w:val="ListParagraph"/>
              <w:numPr>
                <w:ilvl w:val="0"/>
                <w:numId w:val="6"/>
              </w:numPr>
              <w:rPr>
                <w:iCs/>
                <w:lang w:val="en-US"/>
              </w:rPr>
            </w:pPr>
            <w:del w:id="22" w:author="Michael Mouthon" w:date="2025-03-20T10:23:00Z">
              <w:r w:rsidDel="00DE625D">
                <w:rPr>
                  <w:iCs/>
                  <w:lang w:val="en-US"/>
                </w:rPr>
                <w:delText xml:space="preserve">The computer tower (under the operator table) is the </w:delText>
              </w:r>
              <w:r w:rsidRPr="00B3516E" w:rsidDel="00DE625D">
                <w:rPr>
                  <w:i/>
                  <w:lang w:val="en-US"/>
                </w:rPr>
                <w:delText>Experimental computer</w:delText>
              </w:r>
              <w:r w:rsidDel="00DE625D">
                <w:rPr>
                  <w:iCs/>
                  <w:lang w:val="en-US"/>
                </w:rPr>
                <w:delText xml:space="preserve"> (use to run tasks) and the laptop on the left is the </w:delText>
              </w:r>
              <w:r w:rsidRPr="008250C3" w:rsidDel="00DE625D">
                <w:rPr>
                  <w:i/>
                  <w:lang w:val="en-US"/>
                </w:rPr>
                <w:delText>EEG computer</w:delText>
              </w:r>
              <w:r w:rsidDel="00DE625D">
                <w:rPr>
                  <w:iCs/>
                  <w:lang w:val="en-US"/>
                </w:rPr>
                <w:delText xml:space="preserve"> (to record EEG data).</w:delText>
              </w:r>
            </w:del>
            <w:ins w:id="23" w:author="Michael Mouthon" w:date="2025-03-20T10:23:00Z">
              <w:r w:rsidR="00DE625D">
                <w:rPr>
                  <w:iCs/>
                  <w:lang w:val="en-US"/>
                </w:rPr>
                <w:t xml:space="preserve">Turn on the power and wait 15s. Then turn on </w:t>
              </w:r>
            </w:ins>
            <w:ins w:id="24" w:author="Michael Mouthon" w:date="2025-03-20T10:24:00Z">
              <w:r w:rsidR="00DE625D">
                <w:rPr>
                  <w:iCs/>
                  <w:lang w:val="en-US"/>
                </w:rPr>
                <w:t>the computer</w:t>
              </w:r>
            </w:ins>
            <w:ins w:id="25" w:author="Michael Mouthon" w:date="2025-03-20T11:10:00Z">
              <w:r w:rsidR="00FF7406">
                <w:rPr>
                  <w:iCs/>
                  <w:lang w:val="en-US"/>
                </w:rPr>
                <w:br/>
              </w:r>
            </w:ins>
            <w:ins w:id="26" w:author="Michael Mouthon" w:date="2025-03-20T11:11:00Z">
              <w:r w:rsidR="00FF7406" w:rsidRPr="00FF7406">
                <w:rPr>
                  <w:iCs/>
                  <w:lang w:val="en-US"/>
                </w:rPr>
                <w:drawing>
                  <wp:inline distT="0" distB="0" distL="0" distR="0" wp14:anchorId="442317F3" wp14:editId="115AB047">
                    <wp:extent cx="4001058" cy="268642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001058" cy="2686425"/>
                            </a:xfrm>
                            <a:prstGeom prst="rect">
                              <a:avLst/>
                            </a:prstGeom>
                          </pic:spPr>
                        </pic:pic>
                      </a:graphicData>
                    </a:graphic>
                  </wp:inline>
                </w:drawing>
              </w:r>
            </w:ins>
          </w:p>
          <w:p w14:paraId="27FFC086" w14:textId="0A013BFA" w:rsidR="002272D7" w:rsidDel="00DE625D" w:rsidRDefault="00B81B0B" w:rsidP="006D3175">
            <w:pPr>
              <w:pStyle w:val="ListParagraph"/>
              <w:numPr>
                <w:ilvl w:val="0"/>
                <w:numId w:val="6"/>
              </w:numPr>
              <w:rPr>
                <w:del w:id="27" w:author="Michael Mouthon" w:date="2025-03-20T10:24:00Z"/>
                <w:iCs/>
                <w:lang w:val="en-US"/>
              </w:rPr>
            </w:pPr>
            <w:del w:id="28" w:author="Michael Mouthon" w:date="2025-03-20T10:24:00Z">
              <w:r w:rsidDel="00DE625D">
                <w:rPr>
                  <w:iCs/>
                  <w:lang w:val="en-US"/>
                </w:rPr>
                <w:delText xml:space="preserve">Turn on the </w:delText>
              </w:r>
              <w:r w:rsidR="002272D7" w:rsidDel="00DE625D">
                <w:rPr>
                  <w:iCs/>
                  <w:lang w:val="en-US"/>
                </w:rPr>
                <w:delText xml:space="preserve">Display Hub (located below the </w:delText>
              </w:r>
              <w:r w:rsidR="002272D7" w:rsidRPr="00B3516E" w:rsidDel="00DE625D">
                <w:rPr>
                  <w:i/>
                  <w:lang w:val="en-US"/>
                </w:rPr>
                <w:delText>experimental computer</w:delText>
              </w:r>
              <w:r w:rsidR="002272D7" w:rsidDel="00DE625D">
                <w:rPr>
                  <w:iCs/>
                  <w:lang w:val="en-US"/>
                </w:rPr>
                <w:delText xml:space="preserve"> screen) with the remote. </w:delText>
              </w:r>
              <w:r w:rsidR="002272D7" w:rsidDel="00DE625D">
                <w:rPr>
                  <w:iCs/>
                  <w:lang w:val="en-US"/>
                </w:rPr>
                <w:br/>
                <w:delText xml:space="preserve">The position 1 is the </w:delText>
              </w:r>
              <w:r w:rsidR="002272D7" w:rsidRPr="00B3516E" w:rsidDel="00DE625D">
                <w:rPr>
                  <w:i/>
                  <w:lang w:val="en-US"/>
                </w:rPr>
                <w:delText>Experimental computer</w:delText>
              </w:r>
              <w:r w:rsidR="002272D7" w:rsidDel="00DE625D">
                <w:rPr>
                  <w:iCs/>
                  <w:lang w:val="en-US"/>
                </w:rPr>
                <w:delText xml:space="preserve"> and the position 2 is the </w:delText>
              </w:r>
              <w:r w:rsidR="002272D7" w:rsidRPr="008250C3" w:rsidDel="00DE625D">
                <w:rPr>
                  <w:i/>
                  <w:lang w:val="en-US"/>
                </w:rPr>
                <w:delText>EEG computer.</w:delText>
              </w:r>
              <w:r w:rsidR="002703EC" w:rsidRPr="008250C3" w:rsidDel="00DE625D">
                <w:rPr>
                  <w:i/>
                  <w:lang w:val="en-US"/>
                </w:rPr>
                <w:br/>
              </w:r>
              <w:r w:rsidR="002703EC" w:rsidDel="00DE625D">
                <w:rPr>
                  <w:iCs/>
                  <w:noProof/>
                  <w:lang w:val="en-US"/>
                </w:rPr>
                <w:drawing>
                  <wp:inline distT="0" distB="0" distL="0" distR="0" wp14:anchorId="37ADDD57" wp14:editId="79EFEF65">
                    <wp:extent cx="1938691" cy="1453486"/>
                    <wp:effectExtent l="0" t="0" r="444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968424" cy="1475777"/>
                            </a:xfrm>
                            <a:prstGeom prst="rect">
                              <a:avLst/>
                            </a:prstGeom>
                            <a:noFill/>
                            <a:ln>
                              <a:noFill/>
                            </a:ln>
                          </pic:spPr>
                        </pic:pic>
                      </a:graphicData>
                    </a:graphic>
                  </wp:inline>
                </w:drawing>
              </w:r>
            </w:del>
          </w:p>
          <w:p w14:paraId="6D089E8F" w14:textId="65AE35B5" w:rsidR="000F4BA5" w:rsidRPr="00DC0C08" w:rsidDel="00DE625D" w:rsidRDefault="002272D7" w:rsidP="006D3175">
            <w:pPr>
              <w:pStyle w:val="ListParagraph"/>
              <w:numPr>
                <w:ilvl w:val="0"/>
                <w:numId w:val="6"/>
              </w:numPr>
              <w:rPr>
                <w:del w:id="29" w:author="Michael Mouthon" w:date="2025-03-20T10:24:00Z"/>
                <w:iCs/>
                <w:lang w:val="en-US"/>
              </w:rPr>
            </w:pPr>
            <w:del w:id="30" w:author="Michael Mouthon" w:date="2025-03-20T10:24:00Z">
              <w:r w:rsidDel="00DE625D">
                <w:rPr>
                  <w:iCs/>
                  <w:lang w:val="en-US"/>
                </w:rPr>
                <w:delText>Check that the participant screen is on</w:delText>
              </w:r>
            </w:del>
          </w:p>
          <w:p w14:paraId="6BEE3DF3" w14:textId="4BF10724" w:rsidR="000F4BA5" w:rsidRPr="00DC0C08" w:rsidRDefault="000F4BA5" w:rsidP="006D3175">
            <w:pPr>
              <w:pStyle w:val="ListParagraph"/>
              <w:numPr>
                <w:ilvl w:val="0"/>
                <w:numId w:val="6"/>
              </w:numPr>
              <w:rPr>
                <w:iCs/>
                <w:lang w:val="en-US"/>
              </w:rPr>
            </w:pPr>
            <w:del w:id="31" w:author="Michael Mouthon" w:date="2025-03-20T10:24:00Z">
              <w:r w:rsidRPr="00DC0C08" w:rsidDel="00DE625D">
                <w:rPr>
                  <w:iCs/>
                  <w:lang w:val="en-US"/>
                </w:rPr>
                <w:delText>Start and l</w:delText>
              </w:r>
            </w:del>
            <w:ins w:id="32" w:author="Michael Mouthon" w:date="2025-03-20T10:24:00Z">
              <w:r w:rsidR="00DE625D">
                <w:rPr>
                  <w:iCs/>
                  <w:lang w:val="en-US"/>
                </w:rPr>
                <w:t>L</w:t>
              </w:r>
            </w:ins>
            <w:r w:rsidRPr="00DC0C08">
              <w:rPr>
                <w:iCs/>
                <w:lang w:val="en-US"/>
              </w:rPr>
              <w:t xml:space="preserve">ogin the </w:t>
            </w:r>
            <w:r w:rsidRPr="00B3516E">
              <w:rPr>
                <w:i/>
                <w:lang w:val="en-US"/>
              </w:rPr>
              <w:t>Experimental computer</w:t>
            </w:r>
            <w:r w:rsidR="00CF76C5">
              <w:rPr>
                <w:iCs/>
                <w:lang w:val="en-US"/>
              </w:rPr>
              <w:t xml:space="preserve"> </w:t>
            </w:r>
            <w:del w:id="33" w:author="Michael Mouthon" w:date="2025-03-20T10:24:00Z">
              <w:r w:rsidR="00CF76C5" w:rsidDel="00DE625D">
                <w:rPr>
                  <w:iCs/>
                  <w:lang w:val="en-US"/>
                </w:rPr>
                <w:delText>(if not already done by the experimentor)</w:delText>
              </w:r>
            </w:del>
          </w:p>
          <w:p w14:paraId="2DCB8000" w14:textId="5E8B065B" w:rsidR="000F4BA5" w:rsidRPr="00DC0C08" w:rsidDel="00DE625D" w:rsidRDefault="000F4BA5" w:rsidP="006D3175">
            <w:pPr>
              <w:pStyle w:val="ListParagraph"/>
              <w:numPr>
                <w:ilvl w:val="1"/>
                <w:numId w:val="6"/>
              </w:numPr>
              <w:rPr>
                <w:del w:id="34" w:author="Michael Mouthon" w:date="2025-03-20T10:24:00Z"/>
                <w:iCs/>
                <w:lang w:val="en-US"/>
              </w:rPr>
            </w:pPr>
            <w:del w:id="35" w:author="Michael Mouthon" w:date="2025-03-20T10:24:00Z">
              <w:r w:rsidRPr="00DC0C08" w:rsidDel="00DE625D">
                <w:rPr>
                  <w:iCs/>
                  <w:lang w:val="en-US"/>
                </w:rPr>
                <w:delText xml:space="preserve">Unlock screen: “Ctrl – Alt – Del” </w:delText>
              </w:r>
            </w:del>
          </w:p>
          <w:p w14:paraId="72FA490D" w14:textId="0FD08914" w:rsidR="000F4BA5" w:rsidRPr="00DC0C08" w:rsidRDefault="000F4BA5" w:rsidP="006D3175">
            <w:pPr>
              <w:pStyle w:val="ListParagraph"/>
              <w:numPr>
                <w:ilvl w:val="1"/>
                <w:numId w:val="6"/>
              </w:numPr>
              <w:rPr>
                <w:iCs/>
                <w:lang w:val="en-US"/>
              </w:rPr>
            </w:pPr>
            <w:r w:rsidRPr="00DC0C08">
              <w:rPr>
                <w:iCs/>
                <w:lang w:val="en-US"/>
              </w:rPr>
              <w:t>User: “</w:t>
            </w:r>
            <w:ins w:id="36" w:author="Michael Mouthon" w:date="2025-03-20T10:25:00Z">
              <w:r w:rsidR="00DE625D">
                <w:rPr>
                  <w:iCs/>
                  <w:lang w:val="en-US"/>
                </w:rPr>
                <w:t>Michael Mouthon</w:t>
              </w:r>
            </w:ins>
            <w:del w:id="37" w:author="Michael Mouthon" w:date="2025-03-20T10:25:00Z">
              <w:r w:rsidRPr="00DC0C08" w:rsidDel="00DE625D">
                <w:rPr>
                  <w:iCs/>
                  <w:lang w:val="en-US"/>
                </w:rPr>
                <w:delText>.\l</w:delText>
              </w:r>
            </w:del>
            <w:del w:id="38" w:author="Michael Mouthon" w:date="2025-03-20T10:24:00Z">
              <w:r w:rsidRPr="00DC0C08" w:rsidDel="00DE625D">
                <w:rPr>
                  <w:iCs/>
                  <w:lang w:val="en-US"/>
                </w:rPr>
                <w:delText>cns</w:delText>
              </w:r>
            </w:del>
            <w:r w:rsidRPr="00DC0C08">
              <w:rPr>
                <w:iCs/>
                <w:lang w:val="en-US"/>
              </w:rPr>
              <w:t>”</w:t>
            </w:r>
          </w:p>
          <w:p w14:paraId="06D17BC0" w14:textId="77777777" w:rsidR="000F4BA5" w:rsidRPr="00DC0C08" w:rsidRDefault="000F4BA5" w:rsidP="006D3175">
            <w:pPr>
              <w:pStyle w:val="ListParagraph"/>
              <w:numPr>
                <w:ilvl w:val="1"/>
                <w:numId w:val="6"/>
              </w:numPr>
              <w:rPr>
                <w:iCs/>
                <w:lang w:val="en-US"/>
              </w:rPr>
            </w:pPr>
            <w:r w:rsidRPr="00DC0C08">
              <w:rPr>
                <w:iCs/>
                <w:lang w:val="en-US"/>
              </w:rPr>
              <w:t>PW: Biosemi2011</w:t>
            </w:r>
          </w:p>
          <w:p w14:paraId="450A95D9" w14:textId="6F988662" w:rsidR="00F4576A" w:rsidRPr="002059C0" w:rsidDel="00DE625D" w:rsidRDefault="00695938">
            <w:pPr>
              <w:pStyle w:val="ListParagraph"/>
              <w:numPr>
                <w:ilvl w:val="0"/>
                <w:numId w:val="6"/>
              </w:numPr>
              <w:rPr>
                <w:del w:id="39" w:author="Michael Mouthon" w:date="2025-03-20T10:25:00Z"/>
                <w:iCs/>
                <w:lang w:val="en-US"/>
                <w:rPrChange w:id="40" w:author="Michael Mouthon" w:date="2025-03-20T10:32:00Z">
                  <w:rPr>
                    <w:del w:id="41" w:author="Michael Mouthon" w:date="2025-03-20T10:25:00Z"/>
                    <w:lang w:val="en-US"/>
                  </w:rPr>
                </w:rPrChange>
              </w:rPr>
              <w:pPrChange w:id="42" w:author="Michael Mouthon" w:date="2025-03-20T10:32:00Z">
                <w:pPr>
                  <w:pStyle w:val="ListParagraph"/>
                  <w:numPr>
                    <w:ilvl w:val="1"/>
                    <w:numId w:val="6"/>
                  </w:numPr>
                  <w:ind w:left="1440" w:hanging="360"/>
                </w:pPr>
              </w:pPrChange>
            </w:pPr>
            <w:del w:id="43" w:author="Michael Mouthon" w:date="2025-03-20T10:25:00Z">
              <w:r w:rsidRPr="002059C0" w:rsidDel="00DE625D">
                <w:rPr>
                  <w:iCs/>
                  <w:lang w:val="en-US"/>
                  <w:rPrChange w:id="44" w:author="Michael Mouthon" w:date="2025-03-20T10:32:00Z">
                    <w:rPr>
                      <w:lang w:val="en-US"/>
                    </w:rPr>
                  </w:rPrChange>
                </w:rPr>
                <w:delText xml:space="preserve">Turn on the black speakers which are on the operator table. Turn the knob until the middle position (align with the led). </w:delText>
              </w:r>
            </w:del>
          </w:p>
          <w:p w14:paraId="5D50C04E" w14:textId="13347229" w:rsidR="00DE625D" w:rsidRDefault="000F4BA5">
            <w:pPr>
              <w:pStyle w:val="ListParagraph"/>
              <w:numPr>
                <w:ilvl w:val="0"/>
                <w:numId w:val="6"/>
              </w:numPr>
              <w:rPr>
                <w:ins w:id="45" w:author="Michael Mouthon" w:date="2025-03-20T10:26:00Z"/>
                <w:lang w:val="en-US"/>
              </w:rPr>
              <w:pPrChange w:id="46" w:author="Michael Mouthon" w:date="2025-03-20T10:32:00Z">
                <w:pPr>
                  <w:pStyle w:val="ListParagraph"/>
                  <w:numPr>
                    <w:ilvl w:val="1"/>
                    <w:numId w:val="6"/>
                  </w:numPr>
                  <w:ind w:left="1440" w:hanging="360"/>
                </w:pPr>
              </w:pPrChange>
            </w:pPr>
            <w:r w:rsidRPr="00DC0C08">
              <w:rPr>
                <w:lang w:val="en-US"/>
              </w:rPr>
              <w:t xml:space="preserve">Open the </w:t>
            </w:r>
            <w:ins w:id="47" w:author="Michael Mouthon" w:date="2025-03-20T10:26:00Z">
              <w:r w:rsidR="00DE625D">
                <w:rPr>
                  <w:lang w:val="en-US"/>
                </w:rPr>
                <w:t xml:space="preserve">program Unity </w:t>
              </w:r>
              <w:r w:rsidR="00DE625D" w:rsidRPr="00DE625D">
                <w:rPr>
                  <w:noProof/>
                  <w:lang w:val="en-US"/>
                </w:rPr>
                <w:drawing>
                  <wp:inline distT="0" distB="0" distL="0" distR="0" wp14:anchorId="6C13A8BF" wp14:editId="493D9A1A">
                    <wp:extent cx="724001" cy="81926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724001" cy="819264"/>
                            </a:xfrm>
                            <a:prstGeom prst="rect">
                              <a:avLst/>
                            </a:prstGeom>
                          </pic:spPr>
                        </pic:pic>
                      </a:graphicData>
                    </a:graphic>
                  </wp:inline>
                </w:drawing>
              </w:r>
            </w:ins>
          </w:p>
          <w:p w14:paraId="68B5871E" w14:textId="4171315F" w:rsidR="000F4BA5" w:rsidRDefault="00DE625D" w:rsidP="00DE625D">
            <w:pPr>
              <w:pStyle w:val="ListParagraph"/>
              <w:numPr>
                <w:ilvl w:val="1"/>
                <w:numId w:val="6"/>
              </w:numPr>
              <w:rPr>
                <w:iCs/>
                <w:lang w:val="en-US"/>
              </w:rPr>
            </w:pPr>
            <w:ins w:id="48" w:author="Michael Mouthon" w:date="2025-03-20T10:27:00Z">
              <w:r>
                <w:rPr>
                  <w:iCs/>
                  <w:lang w:val="en-US"/>
                </w:rPr>
                <w:t>Select the FBI_MotionCapture2025</w:t>
              </w:r>
              <w:r>
                <w:rPr>
                  <w:iCs/>
                  <w:lang w:val="en-US"/>
                </w:rPr>
                <w:br/>
              </w:r>
              <w:r w:rsidRPr="00DE625D">
                <w:rPr>
                  <w:iCs/>
                  <w:noProof/>
                  <w:lang w:val="en-US"/>
                </w:rPr>
                <w:drawing>
                  <wp:inline distT="0" distB="0" distL="0" distR="0" wp14:anchorId="56C7E3D2" wp14:editId="59CE5083">
                    <wp:extent cx="4299285" cy="676275"/>
                    <wp:effectExtent l="0" t="0" r="635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312964" cy="678427"/>
                            </a:xfrm>
                            <a:prstGeom prst="rect">
                              <a:avLst/>
                            </a:prstGeom>
                          </pic:spPr>
                        </pic:pic>
                      </a:graphicData>
                    </a:graphic>
                  </wp:inline>
                </w:drawing>
              </w:r>
            </w:ins>
            <w:del w:id="49" w:author="Michael Mouthon" w:date="2025-03-20T10:26:00Z">
              <w:r w:rsidR="000F4BA5" w:rsidRPr="00DC0C08" w:rsidDel="00DE625D">
                <w:rPr>
                  <w:iCs/>
                  <w:lang w:val="en-US"/>
                </w:rPr>
                <w:delText>shortcut folder “Experimental_scripts” on the desktop (or direct path: “</w:delText>
              </w:r>
              <w:r w:rsidR="00695938" w:rsidRPr="00695938" w:rsidDel="00DE625D">
                <w:rPr>
                  <w:iCs/>
                  <w:lang w:val="en-US"/>
                </w:rPr>
                <w:delText>D:\Experimental_scripts\projet_interoception_2023</w:delText>
              </w:r>
              <w:r w:rsidR="000F4BA5" w:rsidRPr="00DC0C08" w:rsidDel="00DE625D">
                <w:rPr>
                  <w:iCs/>
                  <w:lang w:val="en-US"/>
                </w:rPr>
                <w:delText>”)</w:delText>
              </w:r>
            </w:del>
          </w:p>
          <w:p w14:paraId="07EF2035" w14:textId="21AF5E88" w:rsidR="00DE625D" w:rsidRPr="002059C0" w:rsidRDefault="00DE625D">
            <w:pPr>
              <w:pStyle w:val="ListParagraph"/>
              <w:numPr>
                <w:ilvl w:val="0"/>
                <w:numId w:val="6"/>
              </w:numPr>
              <w:rPr>
                <w:ins w:id="50" w:author="Michael Mouthon" w:date="2025-03-20T10:28:00Z"/>
                <w:iCs/>
                <w:lang w:val="en-US"/>
                <w:rPrChange w:id="51" w:author="Michael Mouthon" w:date="2025-03-20T10:33:00Z">
                  <w:rPr>
                    <w:ins w:id="52" w:author="Michael Mouthon" w:date="2025-03-20T10:28:00Z"/>
                    <w:lang w:val="en-US"/>
                  </w:rPr>
                </w:rPrChange>
              </w:rPr>
              <w:pPrChange w:id="53" w:author="Michael Mouthon" w:date="2025-03-20T10:33:00Z">
                <w:pPr>
                  <w:pStyle w:val="ListParagraph"/>
                  <w:numPr>
                    <w:ilvl w:val="1"/>
                    <w:numId w:val="6"/>
                  </w:numPr>
                  <w:ind w:left="1440" w:hanging="360"/>
                </w:pPr>
              </w:pPrChange>
            </w:pPr>
            <w:ins w:id="54" w:author="Michael Mouthon" w:date="2025-03-20T10:28:00Z">
              <w:r w:rsidRPr="002059C0">
                <w:rPr>
                  <w:iCs/>
                  <w:lang w:val="en-US"/>
                  <w:rPrChange w:id="55" w:author="Michael Mouthon" w:date="2025-03-20T10:33:00Z">
                    <w:rPr>
                      <w:lang w:val="en-US"/>
                    </w:rPr>
                  </w:rPrChange>
                </w:rPr>
                <w:t>Open the program Motive</w:t>
              </w:r>
              <w:r w:rsidRPr="002059C0">
                <w:rPr>
                  <w:noProof/>
                  <w:lang w:val="en-US"/>
                </w:rPr>
                <w:t xml:space="preserve"> </w:t>
              </w:r>
              <w:r w:rsidRPr="00DE625D">
                <w:rPr>
                  <w:noProof/>
                  <w:lang w:val="en-US"/>
                </w:rPr>
                <w:drawing>
                  <wp:inline distT="0" distB="0" distL="0" distR="0" wp14:anchorId="6F183F74" wp14:editId="104743C6">
                    <wp:extent cx="590632" cy="752580"/>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0632" cy="752580"/>
                            </a:xfrm>
                            <a:prstGeom prst="rect">
                              <a:avLst/>
                            </a:prstGeom>
                          </pic:spPr>
                        </pic:pic>
                      </a:graphicData>
                    </a:graphic>
                  </wp:inline>
                </w:drawing>
              </w:r>
            </w:ins>
          </w:p>
          <w:p w14:paraId="1D2866DE" w14:textId="653E38F0" w:rsidR="00DE625D" w:rsidRDefault="00DE625D" w:rsidP="00DE625D">
            <w:pPr>
              <w:pStyle w:val="ListParagraph"/>
              <w:numPr>
                <w:ilvl w:val="1"/>
                <w:numId w:val="6"/>
              </w:numPr>
              <w:rPr>
                <w:ins w:id="56" w:author="Michael Mouthon" w:date="2025-03-20T10:30:00Z"/>
                <w:iCs/>
                <w:lang w:val="en-US"/>
              </w:rPr>
            </w:pPr>
            <w:ins w:id="57" w:author="Michael Mouthon" w:date="2025-03-20T10:29:00Z">
              <w:r>
                <w:rPr>
                  <w:iCs/>
                  <w:lang w:val="en-US"/>
                </w:rPr>
                <w:lastRenderedPageBreak/>
                <w:t>Check the character is in the center of the screen</w:t>
              </w:r>
            </w:ins>
            <w:ins w:id="58" w:author="Michael Mouthon" w:date="2025-03-20T10:30:00Z">
              <w:r>
                <w:rPr>
                  <w:iCs/>
                  <w:lang w:val="en-US"/>
                </w:rPr>
                <w:t xml:space="preserve"> like that: </w:t>
              </w:r>
              <w:r>
                <w:rPr>
                  <w:iCs/>
                  <w:lang w:val="en-US"/>
                </w:rPr>
                <w:br/>
              </w:r>
              <w:r>
                <w:rPr>
                  <w:noProof/>
                  <w:lang w:val="en-US"/>
                </w:rPr>
                <w:drawing>
                  <wp:inline distT="0" distB="0" distL="0" distR="0" wp14:anchorId="5992179C" wp14:editId="223D6722">
                    <wp:extent cx="4705350" cy="2650337"/>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707456" cy="2651523"/>
                            </a:xfrm>
                            <a:prstGeom prst="rect">
                              <a:avLst/>
                            </a:prstGeom>
                          </pic:spPr>
                        </pic:pic>
                      </a:graphicData>
                    </a:graphic>
                  </wp:inline>
                </w:drawing>
              </w:r>
            </w:ins>
          </w:p>
          <w:p w14:paraId="3691AAEF" w14:textId="76B82FC9" w:rsidR="002059C0" w:rsidRPr="002059C0" w:rsidRDefault="00DE625D">
            <w:pPr>
              <w:pStyle w:val="ListParagraph"/>
              <w:ind w:left="1440"/>
              <w:rPr>
                <w:ins w:id="59" w:author="Michael Mouthon" w:date="2025-03-20T10:31:00Z"/>
                <w:iCs/>
                <w:lang w:val="en-US"/>
                <w:rPrChange w:id="60" w:author="Michael Mouthon" w:date="2025-03-20T10:32:00Z">
                  <w:rPr>
                    <w:ins w:id="61" w:author="Michael Mouthon" w:date="2025-03-20T10:31:00Z"/>
                    <w:lang w:val="en-US"/>
                  </w:rPr>
                </w:rPrChange>
              </w:rPr>
              <w:pPrChange w:id="62" w:author="Michael Mouthon" w:date="2025-03-20T10:32:00Z">
                <w:pPr>
                  <w:pStyle w:val="ListParagraph"/>
                  <w:numPr>
                    <w:ilvl w:val="1"/>
                    <w:numId w:val="6"/>
                  </w:numPr>
                  <w:ind w:left="1440" w:hanging="360"/>
                </w:pPr>
              </w:pPrChange>
            </w:pPr>
            <w:ins w:id="63" w:author="Michael Mouthon" w:date="2025-03-20T10:31:00Z">
              <w:r>
                <w:rPr>
                  <w:iCs/>
                  <w:lang w:val="en-US"/>
                </w:rPr>
                <w:t>If it is not the case, you have to go to the calibration procedure (see next point).</w:t>
              </w:r>
            </w:ins>
          </w:p>
          <w:p w14:paraId="3FE50E2D" w14:textId="77777777" w:rsidR="002059C0" w:rsidRDefault="002059C0">
            <w:pPr>
              <w:pStyle w:val="ListParagraph"/>
              <w:ind w:left="1440"/>
              <w:rPr>
                <w:ins w:id="64" w:author="Michael Mouthon" w:date="2025-03-20T10:28:00Z"/>
                <w:iCs/>
                <w:lang w:val="en-US"/>
              </w:rPr>
              <w:pPrChange w:id="65" w:author="Michael Mouthon" w:date="2025-03-20T10:31:00Z">
                <w:pPr>
                  <w:pStyle w:val="ListParagraph"/>
                  <w:numPr>
                    <w:ilvl w:val="1"/>
                    <w:numId w:val="6"/>
                  </w:numPr>
                  <w:ind w:left="1440" w:hanging="360"/>
                </w:pPr>
              </w:pPrChange>
            </w:pPr>
          </w:p>
          <w:p w14:paraId="47391B23" w14:textId="5F7854E4" w:rsidR="00695938" w:rsidRPr="001F30E1" w:rsidDel="002059C0" w:rsidRDefault="00695938">
            <w:pPr>
              <w:pStyle w:val="ListParagraph"/>
              <w:numPr>
                <w:ilvl w:val="0"/>
                <w:numId w:val="6"/>
              </w:numPr>
              <w:rPr>
                <w:del w:id="66" w:author="Michael Mouthon" w:date="2025-03-20T10:32:00Z"/>
                <w:iCs/>
                <w:lang w:val="en-US"/>
                <w:rPrChange w:id="67" w:author="Michael Mouthon" w:date="2025-03-20T10:33:00Z">
                  <w:rPr>
                    <w:del w:id="68" w:author="Michael Mouthon" w:date="2025-03-20T10:32:00Z"/>
                    <w:lang w:val="en-US"/>
                  </w:rPr>
                </w:rPrChange>
              </w:rPr>
              <w:pPrChange w:id="69" w:author="Michael Mouthon" w:date="2025-03-20T10:33:00Z">
                <w:pPr>
                  <w:pStyle w:val="ListParagraph"/>
                  <w:numPr>
                    <w:ilvl w:val="1"/>
                    <w:numId w:val="6"/>
                  </w:numPr>
                  <w:ind w:left="1440" w:hanging="360"/>
                </w:pPr>
              </w:pPrChange>
            </w:pPr>
            <w:del w:id="70" w:author="Michael Mouthon" w:date="2025-03-20T10:32:00Z">
              <w:r w:rsidRPr="001F30E1" w:rsidDel="002059C0">
                <w:rPr>
                  <w:iCs/>
                  <w:lang w:val="en-US"/>
                  <w:rPrChange w:id="71" w:author="Michael Mouthon" w:date="2025-03-20T10:33:00Z">
                    <w:rPr>
                      <w:lang w:val="en-US"/>
                    </w:rPr>
                  </w:rPrChange>
                </w:rPr>
                <w:delText>Check if the computer is connected to internet. If it not the case, connect yourself on the “edur</w:delText>
              </w:r>
              <w:r w:rsidR="00EE301A" w:rsidRPr="001F30E1" w:rsidDel="002059C0">
                <w:rPr>
                  <w:iCs/>
                  <w:lang w:val="en-US"/>
                  <w:rPrChange w:id="72" w:author="Michael Mouthon" w:date="2025-03-20T10:33:00Z">
                    <w:rPr>
                      <w:lang w:val="en-US"/>
                    </w:rPr>
                  </w:rPrChange>
                </w:rPr>
                <w:delText>o</w:delText>
              </w:r>
              <w:r w:rsidR="00AE1E9B" w:rsidRPr="001F30E1" w:rsidDel="002059C0">
                <w:rPr>
                  <w:iCs/>
                  <w:lang w:val="en-US"/>
                  <w:rPrChange w:id="73" w:author="Michael Mouthon" w:date="2025-03-20T10:33:00Z">
                    <w:rPr>
                      <w:lang w:val="en-US"/>
                    </w:rPr>
                  </w:rPrChange>
                </w:rPr>
                <w:delText>a</w:delText>
              </w:r>
              <w:r w:rsidRPr="001F30E1" w:rsidDel="002059C0">
                <w:rPr>
                  <w:iCs/>
                  <w:lang w:val="en-US"/>
                  <w:rPrChange w:id="74" w:author="Michael Mouthon" w:date="2025-03-20T10:33:00Z">
                    <w:rPr>
                      <w:lang w:val="en-US"/>
                    </w:rPr>
                  </w:rPrChange>
                </w:rPr>
                <w:delText>m” network (user: UNIFR_username@unifr.ch</w:delText>
              </w:r>
              <w:r w:rsidR="008A5DFD" w:rsidRPr="001F30E1" w:rsidDel="002059C0">
                <w:rPr>
                  <w:iCs/>
                  <w:lang w:val="en-US"/>
                  <w:rPrChange w:id="75" w:author="Michael Mouthon" w:date="2025-03-20T10:33:00Z">
                    <w:rPr>
                      <w:lang w:val="en-US"/>
                    </w:rPr>
                  </w:rPrChange>
                </w:rPr>
                <w:delText xml:space="preserve"> (example: mouthonm@uifr.ch)</w:delText>
              </w:r>
              <w:r w:rsidRPr="001F30E1" w:rsidDel="002059C0">
                <w:rPr>
                  <w:iCs/>
                  <w:lang w:val="en-US"/>
                  <w:rPrChange w:id="76" w:author="Michael Mouthon" w:date="2025-03-20T10:33:00Z">
                    <w:rPr>
                      <w:lang w:val="en-US"/>
                    </w:rPr>
                  </w:rPrChange>
                </w:rPr>
                <w:delText>, password: your UNIFR password)</w:delText>
              </w:r>
            </w:del>
          </w:p>
          <w:p w14:paraId="74CEDEE2" w14:textId="1BF20D87" w:rsidR="008A5DFD" w:rsidRPr="00DC0C08" w:rsidRDefault="008A5DFD">
            <w:pPr>
              <w:pStyle w:val="ListParagraph"/>
              <w:numPr>
                <w:ilvl w:val="0"/>
                <w:numId w:val="6"/>
              </w:numPr>
              <w:rPr>
                <w:lang w:val="en-US"/>
              </w:rPr>
              <w:pPrChange w:id="77" w:author="Michael Mouthon" w:date="2025-03-20T10:33:00Z">
                <w:pPr>
                  <w:pStyle w:val="ListParagraph"/>
                  <w:numPr>
                    <w:ilvl w:val="1"/>
                    <w:numId w:val="6"/>
                  </w:numPr>
                  <w:ind w:left="1440" w:hanging="360"/>
                </w:pPr>
              </w:pPrChange>
            </w:pPr>
            <w:del w:id="78" w:author="Michael Mouthon" w:date="2025-03-20T10:32:00Z">
              <w:r w:rsidRPr="00DC0C08" w:rsidDel="002059C0">
                <w:rPr>
                  <w:lang w:val="en-US"/>
                </w:rPr>
                <w:delText>Start the software Cisco AnyConnect (VPN client) and connect it with your</w:delText>
              </w:r>
            </w:del>
            <w:ins w:id="79" w:author="Michael Mouthon" w:date="2025-03-20T10:32:00Z">
              <w:r w:rsidR="002059C0">
                <w:rPr>
                  <w:lang w:val="en-US"/>
                </w:rPr>
                <w:t xml:space="preserve">Calibration procedure if needed: </w:t>
              </w:r>
            </w:ins>
            <w:r w:rsidRPr="00DC0C08">
              <w:rPr>
                <w:lang w:val="en-US"/>
              </w:rPr>
              <w:t xml:space="preserve"> </w:t>
            </w:r>
            <w:del w:id="80" w:author="Michael Mouthon" w:date="2025-03-20T10:33:00Z">
              <w:r w:rsidDel="001F30E1">
                <w:rPr>
                  <w:lang w:val="en-US"/>
                </w:rPr>
                <w:delText xml:space="preserve">SWITCH-edu ID </w:delText>
              </w:r>
              <w:r w:rsidRPr="00DC0C08" w:rsidDel="001F30E1">
                <w:rPr>
                  <w:lang w:val="en-US"/>
                </w:rPr>
                <w:delText>account</w:delText>
              </w:r>
              <w:r w:rsidRPr="00DC0C08" w:rsidDel="001F30E1">
                <w:rPr>
                  <w:noProof/>
                  <w:lang w:val="en-US"/>
                </w:rPr>
                <w:delText xml:space="preserve"> </w:delText>
              </w:r>
              <w:r w:rsidRPr="00DC0C08" w:rsidDel="001F30E1">
                <w:rPr>
                  <w:noProof/>
                  <w:lang w:val="en-US"/>
                </w:rPr>
                <w:drawing>
                  <wp:inline distT="0" distB="0" distL="0" distR="0" wp14:anchorId="3F4983C8" wp14:editId="025156EB">
                    <wp:extent cx="167855" cy="200135"/>
                    <wp:effectExtent l="0" t="0" r="3810" b="0"/>
                    <wp:docPr id="1186402713" name="Picture 11864027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68324" cy="200694"/>
                            </a:xfrm>
                            <a:prstGeom prst="rect">
                              <a:avLst/>
                            </a:prstGeom>
                          </pic:spPr>
                        </pic:pic>
                      </a:graphicData>
                    </a:graphic>
                  </wp:inline>
                </w:drawing>
              </w:r>
              <w:r w:rsidDel="001F30E1">
                <w:rPr>
                  <w:noProof/>
                  <w:lang w:val="en-US"/>
                </w:rPr>
                <w:delText xml:space="preserve"> (warning double identification is required)</w:delText>
              </w:r>
            </w:del>
          </w:p>
          <w:p w14:paraId="6E25392E" w14:textId="0B058A3E" w:rsidR="008A5DFD" w:rsidRPr="00DC0C08" w:rsidRDefault="008A5DFD" w:rsidP="00FF7406">
            <w:pPr>
              <w:pStyle w:val="ListParagraph"/>
              <w:numPr>
                <w:ilvl w:val="1"/>
                <w:numId w:val="6"/>
              </w:numPr>
              <w:rPr>
                <w:iCs/>
                <w:lang w:val="en-US"/>
              </w:rPr>
            </w:pPr>
            <w:del w:id="81" w:author="Michael Mouthon" w:date="2025-03-20T10:35:00Z">
              <w:r w:rsidRPr="00DC0C08" w:rsidDel="001F30E1">
                <w:rPr>
                  <w:iCs/>
                  <w:lang w:val="en-US"/>
                </w:rPr>
                <w:delText xml:space="preserve">Open MATLAB </w:delText>
              </w:r>
            </w:del>
            <w:ins w:id="82" w:author="Michael Mouthon" w:date="2025-03-20T10:35:00Z">
              <w:r w:rsidR="001F30E1">
                <w:rPr>
                  <w:iCs/>
                  <w:lang w:val="en-US"/>
                </w:rPr>
                <w:t>Take the calibration device (which is on the operator table)</w:t>
              </w:r>
            </w:ins>
            <w:ins w:id="83" w:author="Michael Mouthon" w:date="2025-03-20T10:36:00Z">
              <w:r w:rsidR="001F30E1">
                <w:rPr>
                  <w:iCs/>
                  <w:lang w:val="en-US"/>
                </w:rPr>
                <w:t xml:space="preserve"> and place it on the floor or the Motion tracking </w:t>
              </w:r>
            </w:ins>
            <w:ins w:id="84" w:author="Michael Mouthon" w:date="2025-03-20T11:11:00Z">
              <w:r w:rsidR="00FF7406">
                <w:rPr>
                  <w:iCs/>
                  <w:lang w:val="en-US"/>
                </w:rPr>
                <w:t>exactly</w:t>
              </w:r>
            </w:ins>
            <w:ins w:id="85" w:author="Michael Mouthon" w:date="2025-03-20T10:36:00Z">
              <w:r w:rsidR="001F30E1">
                <w:rPr>
                  <w:iCs/>
                  <w:lang w:val="en-US"/>
                </w:rPr>
                <w:t xml:space="preserve"> on the yellow marker as showed in th</w:t>
              </w:r>
            </w:ins>
            <w:ins w:id="86" w:author="Michael Mouthon" w:date="2025-03-20T10:37:00Z">
              <w:r w:rsidR="001F30E1">
                <w:rPr>
                  <w:iCs/>
                  <w:lang w:val="en-US"/>
                </w:rPr>
                <w:t xml:space="preserve">is picture: </w:t>
              </w:r>
            </w:ins>
            <w:ins w:id="87" w:author="Michael Mouthon" w:date="2025-03-20T11:11:00Z">
              <w:r w:rsidR="00FF7406">
                <w:rPr>
                  <w:iCs/>
                  <w:lang w:val="en-US"/>
                </w:rPr>
                <w:br/>
              </w:r>
              <w:r w:rsidR="00FF7406" w:rsidRPr="00FF7406">
                <w:rPr>
                  <w:iCs/>
                  <w:lang w:val="en-US"/>
                </w:rPr>
                <w:drawing>
                  <wp:inline distT="0" distB="0" distL="0" distR="0" wp14:anchorId="6E952CA9" wp14:editId="6BDF3BD0">
                    <wp:extent cx="3458058" cy="3010320"/>
                    <wp:effectExtent l="0" t="0" r="952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458058" cy="3010320"/>
                            </a:xfrm>
                            <a:prstGeom prst="rect">
                              <a:avLst/>
                            </a:prstGeom>
                          </pic:spPr>
                        </pic:pic>
                      </a:graphicData>
                    </a:graphic>
                  </wp:inline>
                </w:drawing>
              </w:r>
            </w:ins>
            <w:bookmarkStart w:id="88" w:name="_GoBack"/>
            <w:bookmarkEnd w:id="88"/>
          </w:p>
          <w:p w14:paraId="47FE3900" w14:textId="5EE88712" w:rsidR="00B9169F" w:rsidDel="001F30E1" w:rsidRDefault="00B9169F">
            <w:pPr>
              <w:pStyle w:val="ListParagraph"/>
              <w:ind w:left="2160"/>
              <w:rPr>
                <w:del w:id="89" w:author="Michael Mouthon" w:date="2025-03-20T10:37:00Z"/>
                <w:iCs/>
                <w:lang w:val="en-US"/>
              </w:rPr>
              <w:pPrChange w:id="90" w:author="Michael Mouthon" w:date="2025-03-20T10:37:00Z">
                <w:pPr>
                  <w:pStyle w:val="ListParagraph"/>
                  <w:numPr>
                    <w:ilvl w:val="2"/>
                    <w:numId w:val="6"/>
                  </w:numPr>
                  <w:ind w:left="2160" w:hanging="360"/>
                </w:pPr>
              </w:pPrChange>
            </w:pPr>
            <w:del w:id="91" w:author="Michael Mouthon" w:date="2025-03-20T10:37:00Z">
              <w:r w:rsidDel="001F30E1">
                <w:rPr>
                  <w:iCs/>
                  <w:lang w:val="en-US"/>
                </w:rPr>
                <w:delText>Open the script “</w:delText>
              </w:r>
              <w:r w:rsidRPr="00B9169F" w:rsidDel="001F30E1">
                <w:rPr>
                  <w:iCs/>
                  <w:lang w:val="en-US"/>
                </w:rPr>
                <w:delText>experimentLauncher.m</w:delText>
              </w:r>
              <w:r w:rsidDel="001F30E1">
                <w:rPr>
                  <w:iCs/>
                  <w:lang w:val="en-US"/>
                </w:rPr>
                <w:delText>” into MATLAB (exact path: “</w:delText>
              </w:r>
              <w:r w:rsidRPr="00B9169F" w:rsidDel="001F30E1">
                <w:rPr>
                  <w:iCs/>
                  <w:lang w:val="en-US"/>
                </w:rPr>
                <w:delText>D:\Experimental_scripts\projet_interoception_2023\task1_RRST\task\RRS_3-0</w:delText>
              </w:r>
              <w:r w:rsidDel="001F30E1">
                <w:rPr>
                  <w:iCs/>
                  <w:lang w:val="en-US"/>
                </w:rPr>
                <w:delText>”</w:delText>
              </w:r>
              <w:r w:rsidR="00095669" w:rsidDel="001F30E1">
                <w:rPr>
                  <w:iCs/>
                  <w:lang w:val="en-US"/>
                </w:rPr>
                <w:delText>)</w:delText>
              </w:r>
              <w:r w:rsidDel="001F30E1">
                <w:rPr>
                  <w:iCs/>
                  <w:lang w:val="en-US"/>
                </w:rPr>
                <w:delText>. This script will be used for the RRST task. Don’t run it before to have connected the device (cf: Experimenter manual).</w:delText>
              </w:r>
            </w:del>
          </w:p>
          <w:p w14:paraId="250F805D" w14:textId="5C368B5F" w:rsidR="008A5DFD" w:rsidRPr="00DC0C08" w:rsidDel="001F30E1" w:rsidRDefault="008A5DFD">
            <w:pPr>
              <w:pStyle w:val="ListParagraph"/>
              <w:ind w:left="2160"/>
              <w:rPr>
                <w:del w:id="92" w:author="Michael Mouthon" w:date="2025-03-20T10:37:00Z"/>
                <w:iCs/>
                <w:lang w:val="en-US"/>
              </w:rPr>
              <w:pPrChange w:id="93" w:author="Michael Mouthon" w:date="2025-03-20T10:37:00Z">
                <w:pPr>
                  <w:pStyle w:val="ListParagraph"/>
                  <w:numPr>
                    <w:ilvl w:val="2"/>
                    <w:numId w:val="6"/>
                  </w:numPr>
                  <w:ind w:left="2160" w:hanging="360"/>
                </w:pPr>
              </w:pPrChange>
            </w:pPr>
            <w:del w:id="94" w:author="Michael Mouthon" w:date="2025-03-20T10:37:00Z">
              <w:r w:rsidRPr="00DC0C08" w:rsidDel="001F30E1">
                <w:rPr>
                  <w:iCs/>
                  <w:lang w:val="en-US"/>
                </w:rPr>
                <w:delText xml:space="preserve">Open the script </w:delText>
              </w:r>
              <w:r w:rsidR="008250C3" w:rsidDel="001F30E1">
                <w:rPr>
                  <w:iCs/>
                  <w:lang w:val="en-US"/>
                </w:rPr>
                <w:delText>“</w:delText>
              </w:r>
              <w:r w:rsidRPr="00DC0C08" w:rsidDel="001F30E1">
                <w:rPr>
                  <w:iCs/>
                  <w:lang w:val="en-US"/>
                </w:rPr>
                <w:delText>ECG_R_peak_detection_Compute_Variance_LABVIEW_version.m</w:delText>
              </w:r>
              <w:r w:rsidR="008250C3" w:rsidDel="001F30E1">
                <w:rPr>
                  <w:iCs/>
                  <w:lang w:val="en-US"/>
                </w:rPr>
                <w:delText>”</w:delText>
              </w:r>
              <w:r w:rsidRPr="00DC0C08" w:rsidDel="001F30E1">
                <w:rPr>
                  <w:iCs/>
                  <w:lang w:val="en-US"/>
                </w:rPr>
                <w:delText xml:space="preserve"> into MATLAB (exact path: </w:delText>
              </w:r>
              <w:r w:rsidR="00B9169F" w:rsidDel="001F30E1">
                <w:rPr>
                  <w:iCs/>
                  <w:lang w:val="en-US"/>
                </w:rPr>
                <w:delText>“</w:delText>
              </w:r>
              <w:r w:rsidRPr="008A5DFD" w:rsidDel="001F30E1">
                <w:rPr>
                  <w:iCs/>
                  <w:lang w:val="en-US"/>
                </w:rPr>
                <w:delText>D:\Experimental_scripts\projet_interoception_2023\task4_CAS\Processing_scipts_Matlab</w:delText>
              </w:r>
              <w:r w:rsidDel="001F30E1">
                <w:rPr>
                  <w:iCs/>
                  <w:lang w:val="en-US"/>
                </w:rPr>
                <w:delText>\</w:delText>
              </w:r>
              <w:r w:rsidR="00B9169F" w:rsidDel="001F30E1">
                <w:rPr>
                  <w:iCs/>
                  <w:lang w:val="en-US"/>
                </w:rPr>
                <w:delText>”</w:delText>
              </w:r>
              <w:r w:rsidDel="001F30E1">
                <w:rPr>
                  <w:iCs/>
                  <w:lang w:val="en-US"/>
                </w:rPr>
                <w:delText>)</w:delText>
              </w:r>
            </w:del>
          </w:p>
          <w:p w14:paraId="3B4C2FB4" w14:textId="201CBC8E" w:rsidR="008A5DFD" w:rsidDel="001F30E1" w:rsidRDefault="008A5DFD">
            <w:pPr>
              <w:pStyle w:val="ListParagraph"/>
              <w:ind w:left="2160"/>
              <w:rPr>
                <w:del w:id="95" w:author="Michael Mouthon" w:date="2025-03-20T10:37:00Z"/>
                <w:iCs/>
                <w:lang w:val="en-US"/>
              </w:rPr>
              <w:pPrChange w:id="96" w:author="Michael Mouthon" w:date="2025-03-20T10:37:00Z">
                <w:pPr>
                  <w:pStyle w:val="ListParagraph"/>
                  <w:numPr>
                    <w:ilvl w:val="2"/>
                    <w:numId w:val="6"/>
                  </w:numPr>
                  <w:ind w:left="2160" w:hanging="360"/>
                </w:pPr>
              </w:pPrChange>
            </w:pPr>
            <w:del w:id="97" w:author="Michael Mouthon" w:date="2025-03-20T10:37:00Z">
              <w:r w:rsidRPr="00DC0C08" w:rsidDel="001F30E1">
                <w:rPr>
                  <w:iCs/>
                  <w:lang w:val="en-US"/>
                </w:rPr>
                <w:delText xml:space="preserve">Open the script </w:delText>
              </w:r>
              <w:r w:rsidR="008250C3" w:rsidDel="001F30E1">
                <w:rPr>
                  <w:iCs/>
                  <w:lang w:val="en-US"/>
                </w:rPr>
                <w:delText>“</w:delText>
              </w:r>
              <w:r w:rsidRPr="00DC0C08" w:rsidDel="001F30E1">
                <w:rPr>
                  <w:iCs/>
                  <w:lang w:val="en-US"/>
                </w:rPr>
                <w:delText>HBT_automatic_processing.m</w:delText>
              </w:r>
              <w:r w:rsidR="008250C3" w:rsidDel="001F30E1">
                <w:rPr>
                  <w:iCs/>
                  <w:lang w:val="en-US"/>
                </w:rPr>
                <w:delText>”</w:delText>
              </w:r>
              <w:r w:rsidRPr="00DC0C08" w:rsidDel="001F30E1">
                <w:rPr>
                  <w:iCs/>
                  <w:lang w:val="en-US"/>
                </w:rPr>
                <w:delText xml:space="preserve"> into MATLAB (exact path is : “</w:delText>
              </w:r>
              <w:r w:rsidRPr="008A5DFD" w:rsidDel="001F30E1">
                <w:rPr>
                  <w:iCs/>
                  <w:lang w:val="en-US"/>
                </w:rPr>
                <w:delText>D:\Experimental_scripts\projet_interoception_2023\task2_HBT\Processing_script_matlab</w:delText>
              </w:r>
              <w:r w:rsidRPr="00DC0C08" w:rsidDel="001F30E1">
                <w:rPr>
                  <w:iCs/>
                  <w:lang w:val="en-US"/>
                </w:rPr>
                <w:delText>”</w:delText>
              </w:r>
              <w:r w:rsidDel="001F30E1">
                <w:rPr>
                  <w:iCs/>
                  <w:lang w:val="en-US"/>
                </w:rPr>
                <w:delText>)</w:delText>
              </w:r>
            </w:del>
          </w:p>
          <w:p w14:paraId="422A4B6A" w14:textId="1BFA944D" w:rsidR="00095669" w:rsidRDefault="00095669">
            <w:pPr>
              <w:pStyle w:val="ListParagraph"/>
              <w:ind w:left="2160"/>
              <w:rPr>
                <w:iCs/>
                <w:lang w:val="en-US"/>
              </w:rPr>
              <w:pPrChange w:id="98" w:author="Michael Mouthon" w:date="2025-03-20T10:37:00Z">
                <w:pPr>
                  <w:pStyle w:val="ListParagraph"/>
                  <w:numPr>
                    <w:ilvl w:val="2"/>
                    <w:numId w:val="6"/>
                  </w:numPr>
                  <w:ind w:left="2160" w:hanging="360"/>
                </w:pPr>
              </w:pPrChange>
            </w:pPr>
            <w:del w:id="99" w:author="Michael Mouthon" w:date="2025-03-20T10:37:00Z">
              <w:r w:rsidDel="001F30E1">
                <w:rPr>
                  <w:iCs/>
                  <w:lang w:val="en-US"/>
                </w:rPr>
                <w:delText>Open the script “</w:delText>
              </w:r>
              <w:r w:rsidRPr="00095669" w:rsidDel="001F30E1">
                <w:rPr>
                  <w:iCs/>
                  <w:lang w:val="en-US"/>
                </w:rPr>
                <w:delText>execute_simple_plot.m</w:delText>
              </w:r>
              <w:r w:rsidDel="001F30E1">
                <w:rPr>
                  <w:iCs/>
                  <w:lang w:val="en-US"/>
                </w:rPr>
                <w:delText>” into MATLAB (exact path: “</w:delText>
              </w:r>
              <w:r w:rsidRPr="00B9169F" w:rsidDel="001F30E1">
                <w:rPr>
                  <w:iCs/>
                  <w:lang w:val="en-US"/>
                </w:rPr>
                <w:delText>D:\Experimental_scripts\projet_interoception_2023\task1_RRST\task\RRS_3-0</w:delText>
              </w:r>
              <w:r w:rsidDel="001F30E1">
                <w:rPr>
                  <w:iCs/>
                  <w:lang w:val="en-US"/>
                </w:rPr>
                <w:delText>”)</w:delText>
              </w:r>
            </w:del>
          </w:p>
          <w:p w14:paraId="797EDA87" w14:textId="74B7DC6C" w:rsidR="00B7116F" w:rsidRPr="0073503F" w:rsidRDefault="00B7116F" w:rsidP="001F30E1">
            <w:pPr>
              <w:pStyle w:val="ListParagraph"/>
              <w:numPr>
                <w:ilvl w:val="1"/>
                <w:numId w:val="6"/>
              </w:numPr>
              <w:rPr>
                <w:iCs/>
                <w:lang w:val="en-US"/>
              </w:rPr>
            </w:pPr>
            <w:del w:id="100" w:author="Michael Mouthon" w:date="2025-03-20T10:37:00Z">
              <w:r w:rsidDel="001F30E1">
                <w:rPr>
                  <w:iCs/>
                  <w:lang w:val="en-US"/>
                </w:rPr>
                <w:delText xml:space="preserve">Check that the sound level of the computer is set to </w:delText>
              </w:r>
              <w:r w:rsidR="00AE316B" w:rsidDel="001F30E1">
                <w:rPr>
                  <w:iCs/>
                  <w:lang w:val="en-US"/>
                </w:rPr>
                <w:delText>3</w:delText>
              </w:r>
              <w:r w:rsidDel="001F30E1">
                <w:rPr>
                  <w:iCs/>
                  <w:lang w:val="en-US"/>
                </w:rPr>
                <w:delText>0</w:delText>
              </w:r>
              <w:r w:rsidR="00AE316B" w:rsidDel="001F30E1">
                <w:rPr>
                  <w:iCs/>
                  <w:lang w:val="en-US"/>
                </w:rPr>
                <w:delText>%</w:delText>
              </w:r>
              <w:r w:rsidDel="001F30E1">
                <w:rPr>
                  <w:iCs/>
                  <w:lang w:val="en-US"/>
                </w:rPr>
                <w:delText xml:space="preserve"> and that the volume wheel of the earphone are at the max position</w:delText>
              </w:r>
            </w:del>
            <w:ins w:id="101" w:author="Michael Mouthon" w:date="2025-03-20T10:37:00Z">
              <w:r w:rsidR="001F30E1">
                <w:rPr>
                  <w:iCs/>
                  <w:lang w:val="en-US"/>
                </w:rPr>
                <w:t>In the Motive windows, select the three markers o</w:t>
              </w:r>
            </w:ins>
            <w:ins w:id="102" w:author="Michael Mouthon" w:date="2025-03-20T10:38:00Z">
              <w:r w:rsidR="001F30E1">
                <w:rPr>
                  <w:iCs/>
                  <w:lang w:val="en-US"/>
                </w:rPr>
                <w:t xml:space="preserve">n the ground with a mouse drag. </w:t>
              </w:r>
            </w:ins>
            <w:ins w:id="103" w:author="Michael Mouthon" w:date="2025-03-20T10:40:00Z">
              <w:r w:rsidR="001F30E1">
                <w:rPr>
                  <w:iCs/>
                  <w:lang w:val="en-US"/>
                </w:rPr>
                <w:t xml:space="preserve">Then press on the option “Change ground Plane…” as showed </w:t>
              </w:r>
              <w:r w:rsidR="001F30E1">
                <w:rPr>
                  <w:iCs/>
                  <w:lang w:val="en-US"/>
                </w:rPr>
                <w:lastRenderedPageBreak/>
                <w:t xml:space="preserve">in this picture: </w:t>
              </w:r>
              <w:r w:rsidR="001F30E1">
                <w:rPr>
                  <w:iCs/>
                  <w:lang w:val="en-US"/>
                </w:rPr>
                <w:br/>
              </w:r>
              <w:r w:rsidR="001F30E1" w:rsidRPr="001F30E1">
                <w:rPr>
                  <w:iCs/>
                  <w:noProof/>
                  <w:lang w:val="en-US"/>
                </w:rPr>
                <w:drawing>
                  <wp:inline distT="0" distB="0" distL="0" distR="0" wp14:anchorId="763FC886" wp14:editId="713B6FB9">
                    <wp:extent cx="4913589" cy="2762250"/>
                    <wp:effectExtent l="0" t="0" r="190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917817" cy="2764627"/>
                            </a:xfrm>
                            <a:prstGeom prst="rect">
                              <a:avLst/>
                            </a:prstGeom>
                          </pic:spPr>
                        </pic:pic>
                      </a:graphicData>
                    </a:graphic>
                  </wp:inline>
                </w:drawing>
              </w:r>
            </w:ins>
          </w:p>
          <w:p w14:paraId="217146FE" w14:textId="141BA4C4" w:rsidR="001F30E1" w:rsidRDefault="001F30E1">
            <w:pPr>
              <w:pStyle w:val="ListParagraph"/>
              <w:numPr>
                <w:ilvl w:val="1"/>
                <w:numId w:val="6"/>
              </w:numPr>
              <w:rPr>
                <w:ins w:id="104" w:author="Michael Mouthon" w:date="2025-03-20T10:41:00Z"/>
                <w:iCs/>
                <w:lang w:val="en-US"/>
              </w:rPr>
              <w:pPrChange w:id="105" w:author="Michael Mouthon" w:date="2025-03-20T10:41:00Z">
                <w:pPr>
                  <w:pStyle w:val="ListParagraph"/>
                  <w:numPr>
                    <w:numId w:val="6"/>
                  </w:numPr>
                  <w:ind w:hanging="360"/>
                </w:pPr>
              </w:pPrChange>
            </w:pPr>
            <w:ins w:id="106" w:author="Michael Mouthon" w:date="2025-03-20T10:41:00Z">
              <w:r>
                <w:rPr>
                  <w:iCs/>
                  <w:lang w:val="en-US"/>
                </w:rPr>
                <w:t xml:space="preserve">Press again on the </w:t>
              </w:r>
            </w:ins>
            <w:ins w:id="107" w:author="Michael Mouthon" w:date="2025-03-20T10:42:00Z">
              <w:r>
                <w:rPr>
                  <w:iCs/>
                  <w:lang w:val="en-US"/>
                </w:rPr>
                <w:t>Change ground plane button and you are done</w:t>
              </w:r>
              <w:r>
                <w:rPr>
                  <w:iCs/>
                  <w:lang w:val="en-US"/>
                </w:rPr>
                <w:br/>
              </w:r>
              <w:r w:rsidRPr="001F30E1">
                <w:rPr>
                  <w:iCs/>
                  <w:noProof/>
                  <w:lang w:val="en-US"/>
                </w:rPr>
                <w:drawing>
                  <wp:inline distT="0" distB="0" distL="0" distR="0" wp14:anchorId="0E963FC9" wp14:editId="478681EC">
                    <wp:extent cx="742062" cy="1657350"/>
                    <wp:effectExtent l="0" t="0" r="127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753576" cy="1683066"/>
                            </a:xfrm>
                            <a:prstGeom prst="rect">
                              <a:avLst/>
                            </a:prstGeom>
                          </pic:spPr>
                        </pic:pic>
                      </a:graphicData>
                    </a:graphic>
                  </wp:inline>
                </w:drawing>
              </w:r>
            </w:ins>
          </w:p>
          <w:p w14:paraId="170D895B" w14:textId="784EC6A1" w:rsidR="000F4BA5" w:rsidRDefault="000F4BA5" w:rsidP="006D3175">
            <w:pPr>
              <w:pStyle w:val="ListParagraph"/>
              <w:numPr>
                <w:ilvl w:val="0"/>
                <w:numId w:val="6"/>
              </w:numPr>
              <w:rPr>
                <w:ins w:id="108" w:author="Michael Mouthon" w:date="2025-03-20T10:46:00Z"/>
                <w:iCs/>
                <w:lang w:val="en-US"/>
              </w:rPr>
            </w:pPr>
            <w:del w:id="109" w:author="Michael Mouthon" w:date="2025-03-20T10:44:00Z">
              <w:r w:rsidRPr="00DC0C08" w:rsidDel="003D0BF1">
                <w:rPr>
                  <w:iCs/>
                  <w:lang w:val="en-US"/>
                </w:rPr>
                <w:delText xml:space="preserve">Start and login the </w:delText>
              </w:r>
              <w:r w:rsidRPr="008250C3" w:rsidDel="003D0BF1">
                <w:rPr>
                  <w:i/>
                  <w:lang w:val="en-US"/>
                </w:rPr>
                <w:delText>EEG computer</w:delText>
              </w:r>
            </w:del>
            <w:ins w:id="110" w:author="Michael Mouthon" w:date="2025-03-20T10:44:00Z">
              <w:r w:rsidR="003D0BF1">
                <w:rPr>
                  <w:iCs/>
                  <w:lang w:val="en-US"/>
                </w:rPr>
                <w:t>Check the sampling frequency</w:t>
              </w:r>
            </w:ins>
            <w:ins w:id="111" w:author="Michael Mouthon" w:date="2025-03-20T10:45:00Z">
              <w:r w:rsidR="003D0BF1">
                <w:rPr>
                  <w:iCs/>
                  <w:lang w:val="en-US"/>
                </w:rPr>
                <w:t xml:space="preserve"> of the optiTrack system</w:t>
              </w:r>
            </w:ins>
            <w:ins w:id="112" w:author="Michael Mouthon" w:date="2025-03-20T10:46:00Z">
              <w:r w:rsidR="003D0BF1">
                <w:rPr>
                  <w:iCs/>
                  <w:lang w:val="en-US"/>
                </w:rPr>
                <w:t xml:space="preserve"> in the right panel of Motive window</w:t>
              </w:r>
            </w:ins>
            <w:ins w:id="113" w:author="Michael Mouthon" w:date="2025-03-20T10:45:00Z">
              <w:r w:rsidR="003D0BF1">
                <w:rPr>
                  <w:iCs/>
                  <w:lang w:val="en-US"/>
                </w:rPr>
                <w:t>. It must b</w:t>
              </w:r>
            </w:ins>
            <w:ins w:id="114" w:author="Michael Mouthon" w:date="2025-03-20T10:46:00Z">
              <w:r w:rsidR="003D0BF1">
                <w:rPr>
                  <w:iCs/>
                  <w:lang w:val="en-US"/>
                </w:rPr>
                <w:t xml:space="preserve">e at 200Hz for this protocole: </w:t>
              </w:r>
            </w:ins>
          </w:p>
          <w:p w14:paraId="6E45E7F5" w14:textId="55E583E9" w:rsidR="003D0BF1" w:rsidRPr="00DC0C08" w:rsidRDefault="003D0BF1">
            <w:pPr>
              <w:pStyle w:val="ListParagraph"/>
              <w:rPr>
                <w:iCs/>
                <w:lang w:val="en-US"/>
              </w:rPr>
              <w:pPrChange w:id="115" w:author="Michael Mouthon" w:date="2025-03-20T10:46:00Z">
                <w:pPr>
                  <w:pStyle w:val="ListParagraph"/>
                  <w:numPr>
                    <w:numId w:val="6"/>
                  </w:numPr>
                  <w:ind w:hanging="360"/>
                </w:pPr>
              </w:pPrChange>
            </w:pPr>
            <w:ins w:id="116" w:author="Michael Mouthon" w:date="2025-03-20T10:46:00Z">
              <w:r w:rsidRPr="003D0BF1">
                <w:rPr>
                  <w:iCs/>
                  <w:noProof/>
                  <w:lang w:val="en-US"/>
                </w:rPr>
                <w:drawing>
                  <wp:inline distT="0" distB="0" distL="0" distR="0" wp14:anchorId="2D6599D4" wp14:editId="3AB5D334">
                    <wp:extent cx="1505703" cy="210502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508966" cy="2109587"/>
                            </a:xfrm>
                            <a:prstGeom prst="rect">
                              <a:avLst/>
                            </a:prstGeom>
                          </pic:spPr>
                        </pic:pic>
                      </a:graphicData>
                    </a:graphic>
                  </wp:inline>
                </w:drawing>
              </w:r>
            </w:ins>
          </w:p>
          <w:p w14:paraId="1F2A8BCC" w14:textId="2B79030F" w:rsidR="0073503F" w:rsidDel="003D0BF1" w:rsidRDefault="0073503F" w:rsidP="006D3175">
            <w:pPr>
              <w:pStyle w:val="ListParagraph"/>
              <w:numPr>
                <w:ilvl w:val="1"/>
                <w:numId w:val="6"/>
              </w:numPr>
              <w:rPr>
                <w:del w:id="117" w:author="Michael Mouthon" w:date="2025-03-20T10:48:00Z"/>
                <w:iCs/>
                <w:lang w:val="en-US"/>
              </w:rPr>
            </w:pPr>
            <w:del w:id="118" w:author="Michael Mouthon" w:date="2025-03-20T10:48:00Z">
              <w:r w:rsidDel="003D0BF1">
                <w:rPr>
                  <w:iCs/>
                  <w:lang w:val="en-US"/>
                </w:rPr>
                <w:delText>Connect the USB-C cable of the docking station</w:delText>
              </w:r>
            </w:del>
          </w:p>
          <w:p w14:paraId="7D5B1A68" w14:textId="62C6A117" w:rsidR="000F4BA5" w:rsidRPr="00DC0C08" w:rsidDel="003D0BF1" w:rsidRDefault="000F4BA5" w:rsidP="006D3175">
            <w:pPr>
              <w:pStyle w:val="ListParagraph"/>
              <w:numPr>
                <w:ilvl w:val="1"/>
                <w:numId w:val="6"/>
              </w:numPr>
              <w:rPr>
                <w:del w:id="119" w:author="Michael Mouthon" w:date="2025-03-20T10:48:00Z"/>
                <w:iCs/>
                <w:lang w:val="en-US"/>
              </w:rPr>
            </w:pPr>
            <w:del w:id="120" w:author="Michael Mouthon" w:date="2025-03-20T10:48:00Z">
              <w:r w:rsidRPr="00DC0C08" w:rsidDel="003D0BF1">
                <w:rPr>
                  <w:iCs/>
                  <w:lang w:val="en-US"/>
                </w:rPr>
                <w:delText>Unlock screen: “Ctrl – Alt – Del”</w:delText>
              </w:r>
            </w:del>
          </w:p>
          <w:p w14:paraId="15358256" w14:textId="791ECC30" w:rsidR="0073503F" w:rsidRPr="00DC0C08" w:rsidDel="003D0BF1" w:rsidRDefault="0073503F" w:rsidP="006D3175">
            <w:pPr>
              <w:pStyle w:val="ListParagraph"/>
              <w:numPr>
                <w:ilvl w:val="1"/>
                <w:numId w:val="6"/>
              </w:numPr>
              <w:rPr>
                <w:del w:id="121" w:author="Michael Mouthon" w:date="2025-03-20T10:48:00Z"/>
                <w:iCs/>
                <w:lang w:val="en-US"/>
              </w:rPr>
            </w:pPr>
            <w:del w:id="122" w:author="Michael Mouthon" w:date="2025-03-20T10:48:00Z">
              <w:r w:rsidRPr="00DC0C08" w:rsidDel="003D0BF1">
                <w:rPr>
                  <w:iCs/>
                  <w:lang w:val="en-US"/>
                </w:rPr>
                <w:delText>User: “.\lcns”</w:delText>
              </w:r>
            </w:del>
          </w:p>
          <w:p w14:paraId="3843B3E7" w14:textId="7AD8FAE8" w:rsidR="000F4BA5" w:rsidRPr="0073503F" w:rsidDel="003D0BF1" w:rsidRDefault="0073503F" w:rsidP="006D3175">
            <w:pPr>
              <w:pStyle w:val="ListParagraph"/>
              <w:numPr>
                <w:ilvl w:val="1"/>
                <w:numId w:val="6"/>
              </w:numPr>
              <w:rPr>
                <w:del w:id="123" w:author="Michael Mouthon" w:date="2025-03-20T10:48:00Z"/>
                <w:iCs/>
                <w:lang w:val="en-US"/>
              </w:rPr>
            </w:pPr>
            <w:del w:id="124" w:author="Michael Mouthon" w:date="2025-03-20T10:48:00Z">
              <w:r w:rsidRPr="00DC0C08" w:rsidDel="003D0BF1">
                <w:rPr>
                  <w:iCs/>
                  <w:lang w:val="en-US"/>
                </w:rPr>
                <w:delText>PW: Biosemi2011</w:delText>
              </w:r>
            </w:del>
          </w:p>
          <w:p w14:paraId="5AD6F6C5" w14:textId="3A582936" w:rsidR="000F4BA5" w:rsidRPr="00DC0C08" w:rsidDel="003D0BF1" w:rsidRDefault="000F4BA5" w:rsidP="006D3175">
            <w:pPr>
              <w:pStyle w:val="ListParagraph"/>
              <w:numPr>
                <w:ilvl w:val="1"/>
                <w:numId w:val="6"/>
              </w:numPr>
              <w:rPr>
                <w:del w:id="125" w:author="Michael Mouthon" w:date="2025-03-20T10:48:00Z"/>
                <w:iCs/>
                <w:lang w:val="en-US"/>
              </w:rPr>
            </w:pPr>
            <w:del w:id="126" w:author="Michael Mouthon" w:date="2025-03-20T10:48:00Z">
              <w:r w:rsidRPr="00DC0C08" w:rsidDel="003D0BF1">
                <w:rPr>
                  <w:iCs/>
                  <w:lang w:val="en-US"/>
                </w:rPr>
                <w:delText>Open the shortcut folder “EEG data” (or the direct path: “C:\EEG_data\FND_lab\Project_Interoception_2023”</w:delText>
              </w:r>
            </w:del>
          </w:p>
          <w:p w14:paraId="03C5D05E" w14:textId="6331C4C5" w:rsidR="000F4BA5" w:rsidRPr="00DC0C08" w:rsidDel="003D0BF1" w:rsidRDefault="000F4BA5" w:rsidP="006D3175">
            <w:pPr>
              <w:pStyle w:val="ListParagraph"/>
              <w:numPr>
                <w:ilvl w:val="2"/>
                <w:numId w:val="6"/>
              </w:numPr>
              <w:rPr>
                <w:del w:id="127" w:author="Michael Mouthon" w:date="2025-03-20T10:48:00Z"/>
                <w:iCs/>
                <w:lang w:val="en-US"/>
              </w:rPr>
            </w:pPr>
            <w:del w:id="128" w:author="Michael Mouthon" w:date="2025-03-20T10:48:00Z">
              <w:r w:rsidRPr="00DC0C08" w:rsidDel="003D0BF1">
                <w:rPr>
                  <w:iCs/>
                  <w:lang w:val="en-US"/>
                </w:rPr>
                <w:delText>Create a folder for the participant with its Pcode</w:delText>
              </w:r>
            </w:del>
          </w:p>
          <w:p w14:paraId="6F2AAB3C" w14:textId="063DBD68" w:rsidR="00DC0C08" w:rsidDel="003D0BF1" w:rsidRDefault="000F4BA5" w:rsidP="006D3175">
            <w:pPr>
              <w:pStyle w:val="ListParagraph"/>
              <w:numPr>
                <w:ilvl w:val="1"/>
                <w:numId w:val="6"/>
              </w:numPr>
              <w:rPr>
                <w:del w:id="129" w:author="Michael Mouthon" w:date="2025-03-20T10:48:00Z"/>
                <w:iCs/>
                <w:lang w:val="en-US"/>
              </w:rPr>
            </w:pPr>
            <w:del w:id="130" w:author="Michael Mouthon" w:date="2025-03-20T10:48:00Z">
              <w:r w:rsidRPr="00DC0C08" w:rsidDel="003D0BF1">
                <w:rPr>
                  <w:iCs/>
                  <w:lang w:val="en-US"/>
                </w:rPr>
                <w:delText>Open the software ActiView902</w:delText>
              </w:r>
              <w:r w:rsidR="0073503F" w:rsidDel="003D0BF1">
                <w:rPr>
                  <w:iCs/>
                  <w:lang w:val="en-US"/>
                </w:rPr>
                <w:delText xml:space="preserve"> with the shortcut on the Desktop</w:delText>
              </w:r>
              <w:r w:rsidRPr="00DC0C08" w:rsidDel="003D0BF1">
                <w:rPr>
                  <w:iCs/>
                  <w:lang w:val="en-US"/>
                </w:rPr>
                <w:delText xml:space="preserve"> (direct path: “C:\software\Actiview\ActiView902-Win\ ActiView902-Win.exe”</w:delText>
              </w:r>
            </w:del>
          </w:p>
          <w:p w14:paraId="2D839B2B" w14:textId="41F0039C" w:rsidR="0073503F" w:rsidDel="003D0BF1" w:rsidRDefault="0073503F" w:rsidP="006D3175">
            <w:pPr>
              <w:pStyle w:val="ListParagraph"/>
              <w:numPr>
                <w:ilvl w:val="1"/>
                <w:numId w:val="6"/>
              </w:numPr>
              <w:rPr>
                <w:del w:id="131" w:author="Michael Mouthon" w:date="2025-03-20T10:48:00Z"/>
                <w:iCs/>
                <w:lang w:val="en-US"/>
              </w:rPr>
            </w:pPr>
            <w:del w:id="132" w:author="Michael Mouthon" w:date="2025-03-20T10:48:00Z">
              <w:r w:rsidDel="003D0BF1">
                <w:rPr>
                  <w:iCs/>
                  <w:lang w:val="en-US"/>
                </w:rPr>
                <w:delText>Check that the USB cable of the EEG box is plug to the docking station</w:delText>
              </w:r>
              <w:r w:rsidR="0049577B" w:rsidDel="003D0BF1">
                <w:rPr>
                  <w:iCs/>
                  <w:lang w:val="en-US"/>
                </w:rPr>
                <w:br/>
              </w:r>
              <w:r w:rsidR="0049577B" w:rsidDel="003D0BF1">
                <w:rPr>
                  <w:noProof/>
                  <w:lang w:val="en-US"/>
                </w:rPr>
                <w:drawing>
                  <wp:inline distT="0" distB="0" distL="0" distR="0" wp14:anchorId="571DB7E1" wp14:editId="0AB3AF2B">
                    <wp:extent cx="1770446" cy="952500"/>
                    <wp:effectExtent l="0" t="0" r="1270" b="0"/>
                    <wp:docPr id="1280298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298669" name=""/>
                            <pic:cNvPicPr/>
                          </pic:nvPicPr>
                          <pic:blipFill>
                            <a:blip r:embed="rId19"/>
                            <a:stretch>
                              <a:fillRect/>
                            </a:stretch>
                          </pic:blipFill>
                          <pic:spPr>
                            <a:xfrm>
                              <a:off x="0" y="0"/>
                              <a:ext cx="1783421" cy="959481"/>
                            </a:xfrm>
                            <a:prstGeom prst="rect">
                              <a:avLst/>
                            </a:prstGeom>
                          </pic:spPr>
                        </pic:pic>
                      </a:graphicData>
                    </a:graphic>
                  </wp:inline>
                </w:drawing>
              </w:r>
            </w:del>
          </w:p>
          <w:p w14:paraId="1C0FC3B8" w14:textId="52CF9F1C" w:rsidR="00DC0C08" w:rsidDel="003D0BF1" w:rsidRDefault="00DC0C08" w:rsidP="006D3175">
            <w:pPr>
              <w:pStyle w:val="ListParagraph"/>
              <w:numPr>
                <w:ilvl w:val="1"/>
                <w:numId w:val="6"/>
              </w:numPr>
              <w:rPr>
                <w:del w:id="133" w:author="Michael Mouthon" w:date="2025-03-20T10:48:00Z"/>
                <w:iCs/>
                <w:lang w:val="en-US"/>
              </w:rPr>
            </w:pPr>
            <w:del w:id="134" w:author="Michael Mouthon" w:date="2025-03-20T10:48:00Z">
              <w:r w:rsidDel="003D0BF1">
                <w:rPr>
                  <w:iCs/>
                  <w:lang w:val="en-US"/>
                </w:rPr>
                <w:delText xml:space="preserve">Load the config file by </w:delText>
              </w:r>
            </w:del>
          </w:p>
          <w:p w14:paraId="44B35D1D" w14:textId="0217D42F" w:rsidR="00DC0C08" w:rsidDel="003D0BF1" w:rsidRDefault="00DC0C08" w:rsidP="006D3175">
            <w:pPr>
              <w:pStyle w:val="ListParagraph"/>
              <w:numPr>
                <w:ilvl w:val="2"/>
                <w:numId w:val="6"/>
              </w:numPr>
              <w:rPr>
                <w:del w:id="135" w:author="Michael Mouthon" w:date="2025-03-20T10:48:00Z"/>
                <w:iCs/>
                <w:lang w:val="en-US"/>
              </w:rPr>
            </w:pPr>
            <w:del w:id="136" w:author="Michael Mouthon" w:date="2025-03-20T10:48:00Z">
              <w:r w:rsidDel="003D0BF1">
                <w:rPr>
                  <w:iCs/>
                  <w:lang w:val="en-US"/>
                </w:rPr>
                <w:delText>Go to the “About/Configure” tab</w:delText>
              </w:r>
            </w:del>
          </w:p>
          <w:p w14:paraId="750026B9" w14:textId="6733CED6" w:rsidR="00DC0C08" w:rsidDel="003D0BF1" w:rsidRDefault="00DC0C08" w:rsidP="006D3175">
            <w:pPr>
              <w:pStyle w:val="ListParagraph"/>
              <w:numPr>
                <w:ilvl w:val="2"/>
                <w:numId w:val="6"/>
              </w:numPr>
              <w:rPr>
                <w:del w:id="137" w:author="Michael Mouthon" w:date="2025-03-20T10:48:00Z"/>
                <w:iCs/>
                <w:lang w:val="en-US"/>
              </w:rPr>
            </w:pPr>
            <w:del w:id="138" w:author="Michael Mouthon" w:date="2025-03-20T10:48:00Z">
              <w:r w:rsidDel="003D0BF1">
                <w:rPr>
                  <w:iCs/>
                  <w:lang w:val="en-US"/>
                </w:rPr>
                <w:delText>Press on the button “Load Config”</w:delText>
              </w:r>
            </w:del>
          </w:p>
          <w:p w14:paraId="56D74FBC" w14:textId="216953A8" w:rsidR="000F4BA5" w:rsidRPr="00DC0C08" w:rsidDel="003D0BF1" w:rsidRDefault="00DC0C08" w:rsidP="006D3175">
            <w:pPr>
              <w:pStyle w:val="ListParagraph"/>
              <w:numPr>
                <w:ilvl w:val="2"/>
                <w:numId w:val="6"/>
              </w:numPr>
              <w:rPr>
                <w:del w:id="139" w:author="Michael Mouthon" w:date="2025-03-20T10:48:00Z"/>
                <w:iCs/>
                <w:lang w:val="en-US"/>
              </w:rPr>
            </w:pPr>
            <w:del w:id="140" w:author="Michael Mouthon" w:date="2025-03-20T10:48:00Z">
              <w:r w:rsidDel="003D0BF1">
                <w:rPr>
                  <w:iCs/>
                  <w:lang w:val="en-US"/>
                </w:rPr>
                <w:delText xml:space="preserve">Select the file “Config_FNDlab_Interoception_2023.cfg” </w:delText>
              </w:r>
              <w:r w:rsidDel="003D0BF1">
                <w:rPr>
                  <w:iCs/>
                  <w:lang w:val="en-US"/>
                </w:rPr>
                <w:br/>
              </w:r>
            </w:del>
          </w:p>
          <w:p w14:paraId="4D20EED2" w14:textId="15C85BBE" w:rsidR="000F4BA5" w:rsidRDefault="000F4BA5" w:rsidP="000F4BA5">
            <w:pPr>
              <w:rPr>
                <w:iCs/>
                <w:lang w:val="en-US"/>
              </w:rPr>
            </w:pPr>
            <w:del w:id="141" w:author="Michael Mouthon" w:date="2025-03-20T10:48:00Z">
              <w:r w:rsidRPr="00DC0C08" w:rsidDel="003D0BF1">
                <w:rPr>
                  <w:iCs/>
                  <w:lang w:val="en-US"/>
                </w:rPr>
                <w:delText>Load the config file into Actiview:</w:delText>
              </w:r>
              <w:r w:rsidRPr="00DC0C08" w:rsidDel="003D0BF1">
                <w:rPr>
                  <w:iCs/>
                  <w:lang w:val="en-US"/>
                </w:rPr>
                <w:br/>
              </w:r>
              <w:r w:rsidRPr="00DC0C08" w:rsidDel="003D0BF1">
                <w:rPr>
                  <w:iCs/>
                  <w:noProof/>
                  <w:lang w:val="en-US"/>
                </w:rPr>
                <w:drawing>
                  <wp:inline distT="0" distB="0" distL="0" distR="0" wp14:anchorId="4444CD9E" wp14:editId="427442D8">
                    <wp:extent cx="5172476" cy="295275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05408" cy="2971549"/>
                            </a:xfrm>
                            <a:prstGeom prst="rect">
                              <a:avLst/>
                            </a:prstGeom>
                          </pic:spPr>
                        </pic:pic>
                      </a:graphicData>
                    </a:graphic>
                  </wp:inline>
                </w:drawing>
              </w:r>
            </w:del>
          </w:p>
          <w:p w14:paraId="70E2DD7C" w14:textId="0689ABDA" w:rsidR="00E77323" w:rsidRPr="00BE074A" w:rsidRDefault="00E77323" w:rsidP="00AE1E9B">
            <w:pPr>
              <w:rPr>
                <w:iCs/>
                <w:lang w:val="en-US"/>
              </w:rPr>
            </w:pPr>
          </w:p>
        </w:tc>
      </w:tr>
      <w:tr w:rsidR="001F30E1" w:rsidRPr="00FF7406" w14:paraId="6393B79E" w14:textId="77777777" w:rsidTr="000F4BA5">
        <w:trPr>
          <w:trHeight w:val="739"/>
          <w:ins w:id="142" w:author="Michael Mouthon" w:date="2025-03-20T10:41:00Z"/>
        </w:trPr>
        <w:tc>
          <w:tcPr>
            <w:tcW w:w="2306" w:type="dxa"/>
          </w:tcPr>
          <w:p w14:paraId="7271C5BB" w14:textId="13D23E9D" w:rsidR="001F30E1" w:rsidRPr="003D0BF1" w:rsidRDefault="003D0BF1">
            <w:pPr>
              <w:rPr>
                <w:ins w:id="143" w:author="Michael Mouthon" w:date="2025-03-20T10:41:00Z"/>
                <w:iCs/>
                <w:lang w:val="en-US"/>
                <w:rPrChange w:id="144" w:author="Michael Mouthon" w:date="2025-03-20T10:49:00Z">
                  <w:rPr>
                    <w:ins w:id="145" w:author="Michael Mouthon" w:date="2025-03-20T10:41:00Z"/>
                    <w:lang w:val="en-US"/>
                  </w:rPr>
                </w:rPrChange>
              </w:rPr>
            </w:pPr>
            <w:ins w:id="146" w:author="Michael Mouthon" w:date="2025-03-20T10:48:00Z">
              <w:r w:rsidRPr="003D0BF1">
                <w:rPr>
                  <w:iCs/>
                  <w:lang w:val="en-US"/>
                  <w:rPrChange w:id="147" w:author="Michael Mouthon" w:date="2025-03-20T10:49:00Z">
                    <w:rPr>
                      <w:lang w:val="en-US"/>
                    </w:rPr>
                  </w:rPrChange>
                </w:rPr>
                <w:lastRenderedPageBreak/>
                <w:t>1.2 Enter participants infos</w:t>
              </w:r>
            </w:ins>
          </w:p>
        </w:tc>
        <w:tc>
          <w:tcPr>
            <w:tcW w:w="8436" w:type="dxa"/>
            <w:vAlign w:val="center"/>
          </w:tcPr>
          <w:p w14:paraId="081F6D92" w14:textId="77777777" w:rsidR="001F30E1" w:rsidRDefault="003D0BF1">
            <w:pPr>
              <w:pStyle w:val="ListParagraph"/>
              <w:numPr>
                <w:ilvl w:val="0"/>
                <w:numId w:val="43"/>
              </w:numPr>
              <w:rPr>
                <w:ins w:id="148" w:author="Michael Mouthon" w:date="2025-03-20T10:54:00Z"/>
                <w:iCs/>
                <w:lang w:val="en-US"/>
              </w:rPr>
              <w:pPrChange w:id="149" w:author="Michael Mouthon" w:date="2025-03-20T10:49:00Z">
                <w:pPr>
                  <w:pStyle w:val="ListParagraph"/>
                  <w:numPr>
                    <w:numId w:val="6"/>
                  </w:numPr>
                  <w:ind w:hanging="360"/>
                </w:pPr>
              </w:pPrChange>
            </w:pPr>
            <w:ins w:id="150" w:author="Michael Mouthon" w:date="2025-03-20T10:49:00Z">
              <w:r>
                <w:rPr>
                  <w:iCs/>
                  <w:lang w:val="en-US"/>
                </w:rPr>
                <w:t xml:space="preserve">Open the Excel sheet </w:t>
              </w:r>
            </w:ins>
            <w:ins w:id="151" w:author="Michael Mouthon" w:date="2025-03-20T10:50:00Z">
              <w:r>
                <w:rPr>
                  <w:iCs/>
                  <w:lang w:val="en-US"/>
                </w:rPr>
                <w:t>FBA_Participant_randomisation</w:t>
              </w:r>
            </w:ins>
            <w:ins w:id="152" w:author="Michael Mouthon" w:date="2025-03-20T10:54:00Z">
              <w:r>
                <w:rPr>
                  <w:iCs/>
                  <w:lang w:val="en-US"/>
                </w:rPr>
                <w:t xml:space="preserve"> to know if you start by the walking task or the delay ta</w:t>
              </w:r>
              <w:r w:rsidR="007649B7">
                <w:rPr>
                  <w:iCs/>
                  <w:lang w:val="en-US"/>
                </w:rPr>
                <w:t>sk</w:t>
              </w:r>
            </w:ins>
          </w:p>
          <w:p w14:paraId="36C0E0B6" w14:textId="77777777" w:rsidR="007649B7" w:rsidRDefault="007649B7">
            <w:pPr>
              <w:pStyle w:val="ListParagraph"/>
              <w:numPr>
                <w:ilvl w:val="0"/>
                <w:numId w:val="43"/>
              </w:numPr>
              <w:rPr>
                <w:ins w:id="153" w:author="Michael Mouthon" w:date="2025-03-20T10:57:00Z"/>
                <w:iCs/>
                <w:lang w:val="en-US"/>
              </w:rPr>
              <w:pPrChange w:id="154" w:author="Michael Mouthon" w:date="2025-03-20T10:49:00Z">
                <w:pPr>
                  <w:pStyle w:val="ListParagraph"/>
                  <w:numPr>
                    <w:numId w:val="6"/>
                  </w:numPr>
                  <w:ind w:hanging="360"/>
                </w:pPr>
              </w:pPrChange>
            </w:pPr>
            <w:ins w:id="155" w:author="Michael Mouthon" w:date="2025-03-20T10:54:00Z">
              <w:r>
                <w:rPr>
                  <w:iCs/>
                  <w:lang w:val="en-US"/>
                </w:rPr>
                <w:lastRenderedPageBreak/>
                <w:t xml:space="preserve">In unity, </w:t>
              </w:r>
            </w:ins>
            <w:ins w:id="156" w:author="Michael Mouthon" w:date="2025-03-20T10:55:00Z">
              <w:r>
                <w:rPr>
                  <w:iCs/>
                  <w:lang w:val="en-US"/>
                </w:rPr>
                <w:t>in the project tab (buttom left of the screen), double click on the r</w:t>
              </w:r>
            </w:ins>
            <w:ins w:id="157" w:author="Michael Mouthon" w:date="2025-03-20T10:56:00Z">
              <w:r>
                <w:rPr>
                  <w:iCs/>
                  <w:lang w:val="en-US"/>
                </w:rPr>
                <w:t xml:space="preserve">ight scene to open it </w:t>
              </w:r>
            </w:ins>
            <w:ins w:id="158" w:author="Michael Mouthon" w:date="2025-03-20T10:57:00Z">
              <w:r>
                <w:rPr>
                  <w:iCs/>
                  <w:lang w:val="en-US"/>
                </w:rPr>
                <w:br/>
              </w:r>
              <w:r w:rsidRPr="007649B7">
                <w:rPr>
                  <w:iCs/>
                  <w:noProof/>
                  <w:lang w:val="en-US"/>
                </w:rPr>
                <w:drawing>
                  <wp:inline distT="0" distB="0" distL="0" distR="0" wp14:anchorId="25213E55" wp14:editId="0760F888">
                    <wp:extent cx="4401164" cy="2486372"/>
                    <wp:effectExtent l="0" t="0" r="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401164" cy="2486372"/>
                            </a:xfrm>
                            <a:prstGeom prst="rect">
                              <a:avLst/>
                            </a:prstGeom>
                          </pic:spPr>
                        </pic:pic>
                      </a:graphicData>
                    </a:graphic>
                  </wp:inline>
                </w:drawing>
              </w:r>
            </w:ins>
          </w:p>
          <w:p w14:paraId="1CCD8A36" w14:textId="77777777" w:rsidR="007649B7" w:rsidRPr="007649B7" w:rsidRDefault="007649B7">
            <w:pPr>
              <w:pStyle w:val="ListParagraph"/>
              <w:numPr>
                <w:ilvl w:val="0"/>
                <w:numId w:val="43"/>
              </w:numPr>
              <w:rPr>
                <w:ins w:id="159" w:author="Michael Mouthon" w:date="2025-03-20T10:59:00Z"/>
                <w:iCs/>
                <w:lang w:val="en-US"/>
                <w:rPrChange w:id="160" w:author="Michael Mouthon" w:date="2025-03-20T10:59:00Z">
                  <w:rPr>
                    <w:ins w:id="161" w:author="Michael Mouthon" w:date="2025-03-20T10:59:00Z"/>
                    <w:b/>
                    <w:iCs/>
                    <w:lang w:val="en-US"/>
                  </w:rPr>
                </w:rPrChange>
              </w:rPr>
              <w:pPrChange w:id="162" w:author="Michael Mouthon" w:date="2025-03-20T10:49:00Z">
                <w:pPr>
                  <w:pStyle w:val="ListParagraph"/>
                  <w:numPr>
                    <w:numId w:val="6"/>
                  </w:numPr>
                  <w:ind w:hanging="360"/>
                </w:pPr>
              </w:pPrChange>
            </w:pPr>
            <w:ins w:id="163" w:author="Michael Mouthon" w:date="2025-03-20T10:57:00Z">
              <w:r>
                <w:rPr>
                  <w:iCs/>
                  <w:lang w:val="en-US"/>
                </w:rPr>
                <w:t>In the h</w:t>
              </w:r>
            </w:ins>
            <w:ins w:id="164" w:author="Michael Mouthon" w:date="2025-03-20T10:58:00Z">
              <w:r>
                <w:rPr>
                  <w:iCs/>
                  <w:lang w:val="en-US"/>
                </w:rPr>
                <w:t xml:space="preserve">ierarchy tab (up left of the screen), select the object </w:t>
              </w:r>
              <w:r w:rsidRPr="007649B7">
                <w:rPr>
                  <w:b/>
                  <w:iCs/>
                  <w:lang w:val="en-US"/>
                  <w:rPrChange w:id="165" w:author="Michael Mouthon" w:date="2025-03-20T10:59:00Z">
                    <w:rPr>
                      <w:iCs/>
                      <w:lang w:val="en-US"/>
                    </w:rPr>
                  </w:rPrChange>
                </w:rPr>
                <w:t>sceneManager</w:t>
              </w:r>
              <w:r>
                <w:rPr>
                  <w:iCs/>
                  <w:lang w:val="en-US"/>
                </w:rPr>
                <w:br/>
              </w:r>
            </w:ins>
            <w:ins w:id="166" w:author="Michael Mouthon" w:date="2025-03-20T10:59:00Z">
              <w:r w:rsidRPr="007649B7">
                <w:rPr>
                  <w:iCs/>
                  <w:noProof/>
                  <w:lang w:val="en-US"/>
                </w:rPr>
                <w:drawing>
                  <wp:inline distT="0" distB="0" distL="0" distR="0" wp14:anchorId="35ACEEC9" wp14:editId="465157C8">
                    <wp:extent cx="3219899" cy="2638793"/>
                    <wp:effectExtent l="0" t="0" r="0"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219899" cy="2638793"/>
                            </a:xfrm>
                            <a:prstGeom prst="rect">
                              <a:avLst/>
                            </a:prstGeom>
                          </pic:spPr>
                        </pic:pic>
                      </a:graphicData>
                    </a:graphic>
                  </wp:inline>
                </w:drawing>
              </w:r>
            </w:ins>
          </w:p>
          <w:p w14:paraId="71458619" w14:textId="77777777" w:rsidR="007649B7" w:rsidRDefault="007649B7">
            <w:pPr>
              <w:pStyle w:val="ListParagraph"/>
              <w:numPr>
                <w:ilvl w:val="0"/>
                <w:numId w:val="43"/>
              </w:numPr>
              <w:rPr>
                <w:ins w:id="167" w:author="Michael Mouthon" w:date="2025-03-20T11:03:00Z"/>
                <w:iCs/>
                <w:lang w:val="en-US"/>
              </w:rPr>
              <w:pPrChange w:id="168" w:author="Michael Mouthon" w:date="2025-03-20T10:49:00Z">
                <w:pPr>
                  <w:pStyle w:val="ListParagraph"/>
                  <w:numPr>
                    <w:numId w:val="6"/>
                  </w:numPr>
                  <w:ind w:hanging="360"/>
                </w:pPr>
              </w:pPrChange>
            </w:pPr>
            <w:ins w:id="169" w:author="Michael Mouthon" w:date="2025-03-20T11:02:00Z">
              <w:r>
                <w:rPr>
                  <w:iCs/>
                  <w:lang w:val="en-US"/>
                </w:rPr>
                <w:t>In the Inspector tab (right p</w:t>
              </w:r>
            </w:ins>
            <w:ins w:id="170" w:author="Michael Mouthon" w:date="2025-03-20T11:03:00Z">
              <w:r>
                <w:rPr>
                  <w:iCs/>
                  <w:lang w:val="en-US"/>
                </w:rPr>
                <w:t xml:space="preserve">art of Unity screen), you will introduce the specific data for the participant : </w:t>
              </w:r>
            </w:ins>
          </w:p>
          <w:p w14:paraId="27836FE7" w14:textId="77777777" w:rsidR="007649B7" w:rsidRDefault="007649B7">
            <w:pPr>
              <w:pStyle w:val="ListParagraph"/>
              <w:numPr>
                <w:ilvl w:val="1"/>
                <w:numId w:val="43"/>
              </w:numPr>
              <w:rPr>
                <w:ins w:id="171" w:author="Michael Mouthon" w:date="2025-03-20T11:04:00Z"/>
                <w:iCs/>
                <w:lang w:val="en-US"/>
              </w:rPr>
              <w:pPrChange w:id="172" w:author="Michael Mouthon" w:date="2025-03-20T11:04:00Z">
                <w:pPr>
                  <w:pStyle w:val="ListParagraph"/>
                  <w:numPr>
                    <w:numId w:val="6"/>
                  </w:numPr>
                  <w:ind w:hanging="360"/>
                </w:pPr>
              </w:pPrChange>
            </w:pPr>
            <w:ins w:id="173" w:author="Michael Mouthon" w:date="2025-03-20T11:04:00Z">
              <w:r>
                <w:rPr>
                  <w:iCs/>
                  <w:lang w:val="en-US"/>
                </w:rPr>
                <w:t>Participant code: P###</w:t>
              </w:r>
            </w:ins>
          </w:p>
          <w:p w14:paraId="7A4FBB4D" w14:textId="77777777" w:rsidR="007649B7" w:rsidRDefault="007649B7">
            <w:pPr>
              <w:pStyle w:val="ListParagraph"/>
              <w:numPr>
                <w:ilvl w:val="1"/>
                <w:numId w:val="43"/>
              </w:numPr>
              <w:rPr>
                <w:ins w:id="174" w:author="Michael Mouthon" w:date="2025-03-20T11:04:00Z"/>
                <w:iCs/>
                <w:lang w:val="en-US"/>
              </w:rPr>
              <w:pPrChange w:id="175" w:author="Michael Mouthon" w:date="2025-03-20T11:04:00Z">
                <w:pPr>
                  <w:pStyle w:val="ListParagraph"/>
                  <w:numPr>
                    <w:numId w:val="6"/>
                  </w:numPr>
                  <w:ind w:hanging="360"/>
                </w:pPr>
              </w:pPrChange>
            </w:pPr>
            <w:ins w:id="176" w:author="Michael Mouthon" w:date="2025-03-20T11:04:00Z">
              <w:r>
                <w:rPr>
                  <w:iCs/>
                  <w:lang w:val="en-US"/>
                </w:rPr>
                <w:t>Language (Fr, De, En)</w:t>
              </w:r>
            </w:ins>
          </w:p>
          <w:p w14:paraId="33279121" w14:textId="43885BD2" w:rsidR="007649B7" w:rsidRDefault="007649B7">
            <w:pPr>
              <w:pStyle w:val="ListParagraph"/>
              <w:numPr>
                <w:ilvl w:val="1"/>
                <w:numId w:val="43"/>
              </w:numPr>
              <w:rPr>
                <w:ins w:id="177" w:author="Michael Mouthon" w:date="2025-03-20T11:04:00Z"/>
                <w:iCs/>
                <w:lang w:val="en-US"/>
              </w:rPr>
              <w:pPrChange w:id="178" w:author="Michael Mouthon" w:date="2025-03-20T11:04:00Z">
                <w:pPr>
                  <w:pStyle w:val="ListParagraph"/>
                  <w:numPr>
                    <w:numId w:val="6"/>
                  </w:numPr>
                  <w:ind w:hanging="360"/>
                </w:pPr>
              </w:pPrChange>
            </w:pPr>
            <w:ins w:id="179" w:author="Michael Mouthon" w:date="2025-03-20T11:04:00Z">
              <w:r>
                <w:rPr>
                  <w:iCs/>
                  <w:lang w:val="en-US"/>
                </w:rPr>
                <w:t>Gender of the participant (Male or Female)</w:t>
              </w:r>
            </w:ins>
          </w:p>
          <w:p w14:paraId="4C841CFB" w14:textId="77777777" w:rsidR="007649B7" w:rsidRDefault="007649B7">
            <w:pPr>
              <w:pStyle w:val="ListParagraph"/>
              <w:numPr>
                <w:ilvl w:val="1"/>
                <w:numId w:val="43"/>
              </w:numPr>
              <w:rPr>
                <w:ins w:id="180" w:author="Michael Mouthon" w:date="2025-03-20T11:05:00Z"/>
                <w:iCs/>
                <w:lang w:val="en-US"/>
              </w:rPr>
              <w:pPrChange w:id="181" w:author="Michael Mouthon" w:date="2025-03-20T11:04:00Z">
                <w:pPr>
                  <w:pStyle w:val="ListParagraph"/>
                  <w:numPr>
                    <w:numId w:val="6"/>
                  </w:numPr>
                  <w:ind w:hanging="360"/>
                </w:pPr>
              </w:pPrChange>
            </w:pPr>
            <w:ins w:id="182" w:author="Michael Mouthon" w:date="2025-03-20T11:05:00Z">
              <w:r>
                <w:rPr>
                  <w:iCs/>
                  <w:lang w:val="en-US"/>
                </w:rPr>
                <w:t xml:space="preserve">Skeleton name (identifier </w:t>
              </w:r>
              <w:r w:rsidR="00CE4DE1">
                <w:rPr>
                  <w:iCs/>
                  <w:lang w:val="en-US"/>
                </w:rPr>
                <w:t>for Motive): SkeletonP###</w:t>
              </w:r>
            </w:ins>
          </w:p>
          <w:p w14:paraId="0BB49258" w14:textId="77777777" w:rsidR="00CE4DE1" w:rsidRDefault="00CE4DE1">
            <w:pPr>
              <w:rPr>
                <w:ins w:id="183" w:author="Michael Mouthon" w:date="2025-03-20T11:06:00Z"/>
                <w:iCs/>
                <w:lang w:val="en-US"/>
              </w:rPr>
              <w:pPrChange w:id="184" w:author="Michael Mouthon" w:date="2025-03-20T11:05:00Z">
                <w:pPr>
                  <w:pStyle w:val="ListParagraph"/>
                  <w:numPr>
                    <w:numId w:val="6"/>
                  </w:numPr>
                  <w:ind w:hanging="360"/>
                </w:pPr>
              </w:pPrChange>
            </w:pPr>
            <w:ins w:id="185" w:author="Michael Mouthon" w:date="2025-03-20T11:05:00Z">
              <w:r w:rsidRPr="00CE4DE1">
                <w:rPr>
                  <w:iCs/>
                  <w:noProof/>
                  <w:lang w:val="en-US"/>
                </w:rPr>
                <w:lastRenderedPageBreak/>
                <w:drawing>
                  <wp:inline distT="0" distB="0" distL="0" distR="0" wp14:anchorId="21899E92" wp14:editId="4A544A9F">
                    <wp:extent cx="3556222" cy="3467100"/>
                    <wp:effectExtent l="0" t="0" r="635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557473" cy="3468320"/>
                            </a:xfrm>
                            <a:prstGeom prst="rect">
                              <a:avLst/>
                            </a:prstGeom>
                          </pic:spPr>
                        </pic:pic>
                      </a:graphicData>
                    </a:graphic>
                  </wp:inline>
                </w:drawing>
              </w:r>
            </w:ins>
          </w:p>
          <w:p w14:paraId="1E34F028" w14:textId="77777777" w:rsidR="00CE4DE1" w:rsidRDefault="00CE4DE1">
            <w:pPr>
              <w:rPr>
                <w:ins w:id="186" w:author="Michael Mouthon" w:date="2025-03-20T11:06:00Z"/>
                <w:iCs/>
                <w:lang w:val="en-US"/>
              </w:rPr>
              <w:pPrChange w:id="187" w:author="Michael Mouthon" w:date="2025-03-20T11:05:00Z">
                <w:pPr>
                  <w:pStyle w:val="ListParagraph"/>
                  <w:numPr>
                    <w:numId w:val="6"/>
                  </w:numPr>
                  <w:ind w:hanging="360"/>
                </w:pPr>
              </w:pPrChange>
            </w:pPr>
          </w:p>
          <w:p w14:paraId="1A29E44A" w14:textId="77777777" w:rsidR="00CE4DE1" w:rsidRDefault="00CE4DE1">
            <w:pPr>
              <w:rPr>
                <w:ins w:id="188" w:author="Michael Mouthon" w:date="2025-03-20T11:06:00Z"/>
                <w:iCs/>
                <w:lang w:val="en-US"/>
              </w:rPr>
              <w:pPrChange w:id="189" w:author="Michael Mouthon" w:date="2025-03-20T11:05:00Z">
                <w:pPr>
                  <w:pStyle w:val="ListParagraph"/>
                  <w:numPr>
                    <w:numId w:val="6"/>
                  </w:numPr>
                  <w:ind w:hanging="360"/>
                </w:pPr>
              </w:pPrChange>
            </w:pPr>
            <w:ins w:id="190" w:author="Michael Mouthon" w:date="2025-03-20T11:06:00Z">
              <w:r>
                <w:rPr>
                  <w:iCs/>
                  <w:lang w:val="en-US"/>
                </w:rPr>
                <w:t xml:space="preserve">Don’t touch the other parameters of the inspector ! </w:t>
              </w:r>
            </w:ins>
          </w:p>
          <w:p w14:paraId="1A608010" w14:textId="77777777" w:rsidR="00CE4DE1" w:rsidRDefault="00CE4DE1">
            <w:pPr>
              <w:rPr>
                <w:ins w:id="191" w:author="Michael Mouthon" w:date="2025-03-20T11:06:00Z"/>
                <w:iCs/>
                <w:lang w:val="en-US"/>
              </w:rPr>
              <w:pPrChange w:id="192" w:author="Michael Mouthon" w:date="2025-03-20T11:05:00Z">
                <w:pPr>
                  <w:pStyle w:val="ListParagraph"/>
                  <w:numPr>
                    <w:numId w:val="6"/>
                  </w:numPr>
                  <w:ind w:hanging="360"/>
                </w:pPr>
              </w:pPrChange>
            </w:pPr>
          </w:p>
          <w:p w14:paraId="11BB9019" w14:textId="141C3D18" w:rsidR="00CE4DE1" w:rsidRPr="00CE4DE1" w:rsidDel="00DE625D" w:rsidRDefault="00CE4DE1">
            <w:pPr>
              <w:rPr>
                <w:ins w:id="193" w:author="Michael Mouthon" w:date="2025-03-20T10:41:00Z"/>
                <w:iCs/>
                <w:lang w:val="en-US"/>
                <w:rPrChange w:id="194" w:author="Michael Mouthon" w:date="2025-03-20T11:05:00Z">
                  <w:rPr>
                    <w:ins w:id="195" w:author="Michael Mouthon" w:date="2025-03-20T10:41:00Z"/>
                    <w:lang w:val="en-US"/>
                  </w:rPr>
                </w:rPrChange>
              </w:rPr>
              <w:pPrChange w:id="196" w:author="Michael Mouthon" w:date="2025-03-20T11:05:00Z">
                <w:pPr>
                  <w:pStyle w:val="ListParagraph"/>
                  <w:numPr>
                    <w:numId w:val="6"/>
                  </w:numPr>
                  <w:ind w:hanging="360"/>
                </w:pPr>
              </w:pPrChange>
            </w:pPr>
          </w:p>
        </w:tc>
      </w:tr>
    </w:tbl>
    <w:p w14:paraId="191BF003" w14:textId="11B6E645" w:rsidR="00EE301A" w:rsidRDefault="00EE301A" w:rsidP="000F4BA5">
      <w:pPr>
        <w:rPr>
          <w:lang w:val="en-US"/>
        </w:rPr>
      </w:pPr>
    </w:p>
    <w:p w14:paraId="30AC982B" w14:textId="77777777" w:rsidR="00EE301A" w:rsidRDefault="00EE301A">
      <w:pPr>
        <w:rPr>
          <w:lang w:val="en-US"/>
        </w:rPr>
      </w:pPr>
      <w:r>
        <w:rPr>
          <w:lang w:val="en-US"/>
        </w:rPr>
        <w:br w:type="page"/>
      </w:r>
    </w:p>
    <w:p w14:paraId="275DA683" w14:textId="70B5229D" w:rsidR="0073503F" w:rsidRPr="0072274C" w:rsidRDefault="00A07BF4" w:rsidP="006D3175">
      <w:pPr>
        <w:pStyle w:val="ListParagraph"/>
        <w:numPr>
          <w:ilvl w:val="0"/>
          <w:numId w:val="5"/>
        </w:numPr>
        <w:spacing w:after="200" w:line="276" w:lineRule="auto"/>
        <w:jc w:val="both"/>
        <w:rPr>
          <w:lang w:val="en-US"/>
        </w:rPr>
      </w:pPr>
      <w:r>
        <w:rPr>
          <w:b/>
          <w:noProof/>
          <w:lang w:val="en-US"/>
        </w:rPr>
        <w:lastRenderedPageBreak/>
        <w:t>Clinical examination and blood intake</w:t>
      </w:r>
      <w:r w:rsidR="0073503F" w:rsidRPr="0072274C">
        <w:rPr>
          <w:noProof/>
          <w:lang w:val="en-US"/>
        </w:rPr>
        <w:t xml:space="preserve">  </w:t>
      </w:r>
    </w:p>
    <w:tbl>
      <w:tblPr>
        <w:tblStyle w:val="TableGrid"/>
        <w:tblW w:w="10742" w:type="dxa"/>
        <w:tblInd w:w="-714" w:type="dxa"/>
        <w:tblLayout w:type="fixed"/>
        <w:tblLook w:val="04A0" w:firstRow="1" w:lastRow="0" w:firstColumn="1" w:lastColumn="0" w:noHBand="0" w:noVBand="1"/>
      </w:tblPr>
      <w:tblGrid>
        <w:gridCol w:w="2306"/>
        <w:gridCol w:w="8436"/>
      </w:tblGrid>
      <w:tr w:rsidR="00A07BF4" w:rsidRPr="00A17628" w14:paraId="495BCBEA" w14:textId="77777777" w:rsidTr="00C72ECF">
        <w:trPr>
          <w:trHeight w:val="243"/>
        </w:trPr>
        <w:tc>
          <w:tcPr>
            <w:tcW w:w="2306" w:type="dxa"/>
          </w:tcPr>
          <w:p w14:paraId="6C71DB25" w14:textId="60F8F2B8" w:rsidR="00A07BF4" w:rsidRDefault="000F4BA5" w:rsidP="00C72ECF">
            <w:r>
              <w:rPr>
                <w:lang w:val="en-US"/>
              </w:rPr>
              <w:br w:type="page"/>
            </w:r>
            <w:r w:rsidR="00A07BF4">
              <w:t>What to do</w:t>
            </w:r>
          </w:p>
        </w:tc>
        <w:tc>
          <w:tcPr>
            <w:tcW w:w="8436" w:type="dxa"/>
          </w:tcPr>
          <w:p w14:paraId="66F11266" w14:textId="77777777" w:rsidR="00A07BF4" w:rsidRPr="00A17628" w:rsidRDefault="00A07BF4" w:rsidP="00C72ECF">
            <w:pPr>
              <w:rPr>
                <w:lang w:val="en-US"/>
              </w:rPr>
            </w:pPr>
            <w:r>
              <w:rPr>
                <w:lang w:val="en-US"/>
              </w:rPr>
              <w:t>Notes</w:t>
            </w:r>
          </w:p>
        </w:tc>
      </w:tr>
      <w:tr w:rsidR="00A07BF4" w:rsidRPr="00FF7406" w14:paraId="737AFEBF" w14:textId="77777777" w:rsidTr="00C72ECF">
        <w:trPr>
          <w:trHeight w:val="739"/>
        </w:trPr>
        <w:tc>
          <w:tcPr>
            <w:tcW w:w="2306" w:type="dxa"/>
          </w:tcPr>
          <w:p w14:paraId="61AAA952" w14:textId="53C50325" w:rsidR="00A07BF4" w:rsidRPr="000F4BA5" w:rsidRDefault="00A07BF4" w:rsidP="006D3175">
            <w:pPr>
              <w:pStyle w:val="ListParagraph"/>
              <w:numPr>
                <w:ilvl w:val="1"/>
                <w:numId w:val="5"/>
              </w:numPr>
              <w:rPr>
                <w:lang w:val="en-US"/>
              </w:rPr>
            </w:pPr>
            <w:r>
              <w:rPr>
                <w:lang w:val="en-US"/>
              </w:rPr>
              <w:t>Neurological testing</w:t>
            </w:r>
          </w:p>
        </w:tc>
        <w:tc>
          <w:tcPr>
            <w:tcW w:w="8436" w:type="dxa"/>
            <w:vAlign w:val="center"/>
          </w:tcPr>
          <w:p w14:paraId="38D8E2A1" w14:textId="29465BA5" w:rsidR="00A07BF4" w:rsidRPr="00A07BF4" w:rsidRDefault="00A07BF4" w:rsidP="00C72ECF">
            <w:pPr>
              <w:rPr>
                <w:lang w:val="en-US"/>
              </w:rPr>
            </w:pPr>
            <w:r>
              <w:rPr>
                <w:lang w:val="en-US"/>
              </w:rPr>
              <w:t xml:space="preserve">Wait the experimenter do the </w:t>
            </w:r>
            <w:r w:rsidR="000D2EF4">
              <w:rPr>
                <w:lang w:val="en-US"/>
              </w:rPr>
              <w:t xml:space="preserve">questionnaires </w:t>
            </w:r>
            <w:r>
              <w:rPr>
                <w:lang w:val="en-US"/>
              </w:rPr>
              <w:t xml:space="preserve">in the other room. </w:t>
            </w:r>
          </w:p>
        </w:tc>
      </w:tr>
      <w:tr w:rsidR="00431B37" w:rsidRPr="00FF7406" w14:paraId="47D0E75A" w14:textId="77777777" w:rsidTr="00C72ECF">
        <w:trPr>
          <w:trHeight w:val="739"/>
        </w:trPr>
        <w:tc>
          <w:tcPr>
            <w:tcW w:w="2306" w:type="dxa"/>
          </w:tcPr>
          <w:p w14:paraId="75AF6F4B" w14:textId="517469A7" w:rsidR="00431B37" w:rsidRDefault="00431B37" w:rsidP="006D3175">
            <w:pPr>
              <w:pStyle w:val="ListParagraph"/>
              <w:numPr>
                <w:ilvl w:val="1"/>
                <w:numId w:val="5"/>
              </w:numPr>
              <w:rPr>
                <w:lang w:val="en-US"/>
              </w:rPr>
            </w:pPr>
            <w:r>
              <w:rPr>
                <w:lang w:val="en-US"/>
              </w:rPr>
              <w:t>Go to the lab facility of the HFR</w:t>
            </w:r>
          </w:p>
        </w:tc>
        <w:tc>
          <w:tcPr>
            <w:tcW w:w="8436" w:type="dxa"/>
            <w:vAlign w:val="center"/>
          </w:tcPr>
          <w:p w14:paraId="75EA7B3C" w14:textId="67BDA305" w:rsidR="00431B37" w:rsidRDefault="00431B37" w:rsidP="00C72ECF">
            <w:pPr>
              <w:rPr>
                <w:iCs/>
                <w:lang w:val="en-US"/>
              </w:rPr>
            </w:pPr>
            <w:r>
              <w:rPr>
                <w:lang w:val="en-US"/>
              </w:rPr>
              <w:t xml:space="preserve">Go with the Experimenter and the </w:t>
            </w:r>
            <w:r w:rsidR="000D2EF4">
              <w:rPr>
                <w:lang w:val="en-US"/>
              </w:rPr>
              <w:t>participant</w:t>
            </w:r>
            <w:r>
              <w:rPr>
                <w:lang w:val="en-US"/>
              </w:rPr>
              <w:t xml:space="preserve">. At the secretariat of the lab, </w:t>
            </w:r>
            <w:r w:rsidRPr="00DE6691">
              <w:rPr>
                <w:iCs/>
                <w:lang w:val="en-US"/>
              </w:rPr>
              <w:t>Report at secretariat and register at Visit book for “study of the neurology</w:t>
            </w:r>
            <w:r>
              <w:rPr>
                <w:iCs/>
                <w:lang w:val="en-US"/>
              </w:rPr>
              <w:t xml:space="preserve"> Prof Aybek</w:t>
            </w:r>
            <w:r w:rsidRPr="00DE6691">
              <w:rPr>
                <w:iCs/>
                <w:lang w:val="en-US"/>
              </w:rPr>
              <w:t>”</w:t>
            </w:r>
            <w:r>
              <w:rPr>
                <w:iCs/>
                <w:lang w:val="en-US"/>
              </w:rPr>
              <w:t>.</w:t>
            </w:r>
          </w:p>
          <w:p w14:paraId="664D8AC0" w14:textId="2053F7AC" w:rsidR="00431B37" w:rsidRDefault="00431B37" w:rsidP="00C72ECF">
            <w:pPr>
              <w:rPr>
                <w:lang w:val="en-US"/>
              </w:rPr>
            </w:pPr>
            <w:r>
              <w:rPr>
                <w:iCs/>
                <w:lang w:val="en-US"/>
              </w:rPr>
              <w:t xml:space="preserve">After the blood intake, </w:t>
            </w:r>
            <w:r w:rsidRPr="00DE6691">
              <w:rPr>
                <w:iCs/>
                <w:lang w:val="en-US"/>
              </w:rPr>
              <w:t>Freeze blood sample right away (according to protocol) in freezer 20, drawer 8</w:t>
            </w:r>
            <w:r>
              <w:rPr>
                <w:iCs/>
                <w:lang w:val="en-US"/>
              </w:rPr>
              <w:t>. Fill the hole of the box in the correct order</w:t>
            </w:r>
            <w:r w:rsidR="000D2EF4">
              <w:rPr>
                <w:iCs/>
                <w:lang w:val="en-US"/>
              </w:rPr>
              <w:t xml:space="preserve"> and fill it in the storage sheet</w:t>
            </w:r>
            <w:r>
              <w:rPr>
                <w:iCs/>
                <w:lang w:val="en-US"/>
              </w:rPr>
              <w:t xml:space="preserve">. </w:t>
            </w:r>
            <w:r w:rsidR="00E74A3E">
              <w:rPr>
                <w:iCs/>
                <w:lang w:val="en-US"/>
              </w:rPr>
              <w:t xml:space="preserve">In the meanwhile, the Experimenter go back to the recording room with the </w:t>
            </w:r>
            <w:r w:rsidR="000D2EF4">
              <w:rPr>
                <w:iCs/>
                <w:lang w:val="en-US"/>
              </w:rPr>
              <w:t>participant</w:t>
            </w:r>
            <w:r w:rsidR="00E74A3E">
              <w:rPr>
                <w:iCs/>
                <w:lang w:val="en-US"/>
              </w:rPr>
              <w:t>.</w:t>
            </w:r>
          </w:p>
        </w:tc>
      </w:tr>
    </w:tbl>
    <w:p w14:paraId="39684E6F" w14:textId="78F5E26D" w:rsidR="0049577B" w:rsidRDefault="0049577B">
      <w:pPr>
        <w:rPr>
          <w:lang w:val="en-US"/>
        </w:rPr>
      </w:pPr>
    </w:p>
    <w:p w14:paraId="2FE7DE71" w14:textId="279A9CC3" w:rsidR="005B6705" w:rsidRPr="003D1674" w:rsidRDefault="00B81B0B" w:rsidP="006D3175">
      <w:pPr>
        <w:pStyle w:val="ListParagraph"/>
        <w:numPr>
          <w:ilvl w:val="0"/>
          <w:numId w:val="5"/>
        </w:numPr>
        <w:spacing w:after="200" w:line="276" w:lineRule="auto"/>
        <w:jc w:val="both"/>
        <w:rPr>
          <w:lang w:val="en-US"/>
        </w:rPr>
      </w:pPr>
      <w:r>
        <w:rPr>
          <w:b/>
          <w:noProof/>
          <w:lang w:val="en-US"/>
        </w:rPr>
        <w:t>RRST task</w:t>
      </w:r>
      <w:r w:rsidRPr="0072274C">
        <w:rPr>
          <w:noProof/>
          <w:lang w:val="en-US"/>
        </w:rPr>
        <w:t xml:space="preserve"> </w:t>
      </w:r>
    </w:p>
    <w:tbl>
      <w:tblPr>
        <w:tblStyle w:val="TableGrid"/>
        <w:tblW w:w="10742" w:type="dxa"/>
        <w:tblInd w:w="-714" w:type="dxa"/>
        <w:tblLayout w:type="fixed"/>
        <w:tblLook w:val="04A0" w:firstRow="1" w:lastRow="0" w:firstColumn="1" w:lastColumn="0" w:noHBand="0" w:noVBand="1"/>
      </w:tblPr>
      <w:tblGrid>
        <w:gridCol w:w="2306"/>
        <w:gridCol w:w="8436"/>
      </w:tblGrid>
      <w:tr w:rsidR="00B81B0B" w:rsidRPr="00A17628" w14:paraId="7184B0CE" w14:textId="77777777" w:rsidTr="00C72ECF">
        <w:trPr>
          <w:trHeight w:val="243"/>
        </w:trPr>
        <w:tc>
          <w:tcPr>
            <w:tcW w:w="2306" w:type="dxa"/>
          </w:tcPr>
          <w:p w14:paraId="7E61B2F1" w14:textId="77777777" w:rsidR="00B81B0B" w:rsidRDefault="00B81B0B" w:rsidP="00C72ECF">
            <w:r>
              <w:rPr>
                <w:lang w:val="en-US"/>
              </w:rPr>
              <w:br w:type="page"/>
            </w:r>
            <w:r>
              <w:t>What to do</w:t>
            </w:r>
          </w:p>
        </w:tc>
        <w:tc>
          <w:tcPr>
            <w:tcW w:w="8436" w:type="dxa"/>
          </w:tcPr>
          <w:p w14:paraId="051AD5B2" w14:textId="77777777" w:rsidR="00B81B0B" w:rsidRPr="00A17628" w:rsidRDefault="00B81B0B" w:rsidP="00C72ECF">
            <w:pPr>
              <w:rPr>
                <w:lang w:val="en-US"/>
              </w:rPr>
            </w:pPr>
            <w:r>
              <w:rPr>
                <w:lang w:val="en-US"/>
              </w:rPr>
              <w:t>Notes</w:t>
            </w:r>
          </w:p>
        </w:tc>
      </w:tr>
      <w:tr w:rsidR="00B81B0B" w:rsidRPr="00FF7406" w14:paraId="5658D519" w14:textId="77777777" w:rsidTr="00C72ECF">
        <w:trPr>
          <w:trHeight w:val="739"/>
        </w:trPr>
        <w:tc>
          <w:tcPr>
            <w:tcW w:w="2306" w:type="dxa"/>
          </w:tcPr>
          <w:p w14:paraId="0A7FAFF2" w14:textId="435BB788" w:rsidR="00B81B0B" w:rsidRPr="000F4BA5" w:rsidRDefault="00B81B0B" w:rsidP="006D3175">
            <w:pPr>
              <w:pStyle w:val="ListParagraph"/>
              <w:numPr>
                <w:ilvl w:val="1"/>
                <w:numId w:val="5"/>
              </w:numPr>
              <w:rPr>
                <w:lang w:val="en-US"/>
              </w:rPr>
            </w:pPr>
            <w:r>
              <w:rPr>
                <w:lang w:val="en-US"/>
              </w:rPr>
              <w:t>Change Screen display</w:t>
            </w:r>
          </w:p>
        </w:tc>
        <w:tc>
          <w:tcPr>
            <w:tcW w:w="8436" w:type="dxa"/>
            <w:vAlign w:val="center"/>
          </w:tcPr>
          <w:p w14:paraId="409613F0" w14:textId="77777777" w:rsidR="00B81B0B" w:rsidRDefault="005B6705" w:rsidP="006D3175">
            <w:pPr>
              <w:pStyle w:val="ListParagraph"/>
              <w:numPr>
                <w:ilvl w:val="0"/>
                <w:numId w:val="16"/>
              </w:numPr>
              <w:rPr>
                <w:lang w:val="en-US"/>
              </w:rPr>
            </w:pPr>
            <w:r>
              <w:rPr>
                <w:lang w:val="en-US"/>
              </w:rPr>
              <w:t>Check that the Display hub is in position 1</w:t>
            </w:r>
          </w:p>
          <w:p w14:paraId="54456219" w14:textId="77777777" w:rsidR="005B6705" w:rsidRDefault="005B6705" w:rsidP="006D3175">
            <w:pPr>
              <w:pStyle w:val="ListParagraph"/>
              <w:numPr>
                <w:ilvl w:val="0"/>
                <w:numId w:val="16"/>
              </w:numPr>
              <w:rPr>
                <w:lang w:val="en-US"/>
              </w:rPr>
            </w:pPr>
            <w:r>
              <w:rPr>
                <w:lang w:val="en-US"/>
              </w:rPr>
              <w:t xml:space="preserve">Go to the “Display setting” of the </w:t>
            </w:r>
            <w:r w:rsidRPr="00B3516E">
              <w:rPr>
                <w:i/>
                <w:iCs/>
                <w:lang w:val="en-US"/>
              </w:rPr>
              <w:t>experimental computer</w:t>
            </w:r>
            <w:r>
              <w:rPr>
                <w:lang w:val="en-US"/>
              </w:rPr>
              <w:t>. You can access it with a right mouse click on the desktop of the computer</w:t>
            </w:r>
          </w:p>
          <w:p w14:paraId="68C672A3" w14:textId="77777777" w:rsidR="005B6705" w:rsidRDefault="005B6705" w:rsidP="006D3175">
            <w:pPr>
              <w:pStyle w:val="ListParagraph"/>
              <w:numPr>
                <w:ilvl w:val="0"/>
                <w:numId w:val="16"/>
              </w:numPr>
              <w:rPr>
                <w:lang w:val="en-US"/>
              </w:rPr>
            </w:pPr>
            <w:r>
              <w:rPr>
                <w:lang w:val="en-US"/>
              </w:rPr>
              <w:t>In “Multiple displays” section, switch to “Extended these Display”</w:t>
            </w:r>
          </w:p>
          <w:p w14:paraId="5F8D99F9" w14:textId="7ED44F93" w:rsidR="005B6705" w:rsidRPr="005B6705" w:rsidRDefault="005B6705" w:rsidP="006D3175">
            <w:pPr>
              <w:pStyle w:val="ListParagraph"/>
              <w:numPr>
                <w:ilvl w:val="0"/>
                <w:numId w:val="16"/>
              </w:numPr>
              <w:rPr>
                <w:lang w:val="en-US"/>
              </w:rPr>
            </w:pPr>
            <w:r>
              <w:rPr>
                <w:lang w:val="en-US"/>
              </w:rPr>
              <w:t xml:space="preserve">Use the mouse to move the command windows of Matlab on the operator screen </w:t>
            </w:r>
          </w:p>
        </w:tc>
      </w:tr>
      <w:tr w:rsidR="00B81B0B" w:rsidRPr="00FF7406" w14:paraId="0C14E020" w14:textId="77777777" w:rsidTr="00C72ECF">
        <w:trPr>
          <w:trHeight w:val="739"/>
        </w:trPr>
        <w:tc>
          <w:tcPr>
            <w:tcW w:w="2306" w:type="dxa"/>
          </w:tcPr>
          <w:p w14:paraId="28F412A6" w14:textId="49A8FAE8" w:rsidR="00B81B0B" w:rsidRDefault="003D1674" w:rsidP="006D3175">
            <w:pPr>
              <w:pStyle w:val="ListParagraph"/>
              <w:numPr>
                <w:ilvl w:val="1"/>
                <w:numId w:val="5"/>
              </w:numPr>
              <w:rPr>
                <w:lang w:val="en-US"/>
              </w:rPr>
            </w:pPr>
            <w:r>
              <w:rPr>
                <w:lang w:val="en-US"/>
              </w:rPr>
              <w:t>Plug the RRST device</w:t>
            </w:r>
          </w:p>
        </w:tc>
        <w:tc>
          <w:tcPr>
            <w:tcW w:w="8436" w:type="dxa"/>
            <w:vAlign w:val="center"/>
          </w:tcPr>
          <w:p w14:paraId="36D65930" w14:textId="41826BEE" w:rsidR="00B81B0B" w:rsidRDefault="003D1674" w:rsidP="00C72ECF">
            <w:pPr>
              <w:rPr>
                <w:lang w:val="en-US"/>
              </w:rPr>
            </w:pPr>
            <w:r>
              <w:rPr>
                <w:lang w:val="en-US"/>
              </w:rPr>
              <w:t>It is important to respect this order (</w:t>
            </w:r>
            <w:r w:rsidRPr="00EE301A">
              <w:rPr>
                <w:b/>
                <w:bCs/>
                <w:lang w:val="en-US"/>
              </w:rPr>
              <w:t>otherwise it could damage the device</w:t>
            </w:r>
            <w:r>
              <w:rPr>
                <w:lang w:val="en-US"/>
              </w:rPr>
              <w:t>!)</w:t>
            </w:r>
          </w:p>
          <w:p w14:paraId="0D83D697" w14:textId="77777777" w:rsidR="003D1674" w:rsidRDefault="003D1674" w:rsidP="006D3175">
            <w:pPr>
              <w:pStyle w:val="ListParagraph"/>
              <w:numPr>
                <w:ilvl w:val="0"/>
                <w:numId w:val="17"/>
              </w:numPr>
              <w:rPr>
                <w:lang w:val="en-US"/>
              </w:rPr>
            </w:pPr>
            <w:r>
              <w:rPr>
                <w:lang w:val="en-US"/>
              </w:rPr>
              <w:t xml:space="preserve">Plug the power of the USB </w:t>
            </w:r>
            <w:r w:rsidRPr="00EE301A">
              <w:rPr>
                <w:b/>
                <w:bCs/>
                <w:lang w:val="en-US"/>
              </w:rPr>
              <w:t>fan</w:t>
            </w:r>
            <w:r>
              <w:rPr>
                <w:lang w:val="en-US"/>
              </w:rPr>
              <w:t xml:space="preserve"> above the electric circuit. Turn it on</w:t>
            </w:r>
          </w:p>
          <w:p w14:paraId="3C9B73CF" w14:textId="77777777" w:rsidR="003D1674" w:rsidRDefault="003D1674" w:rsidP="006D3175">
            <w:pPr>
              <w:pStyle w:val="ListParagraph"/>
              <w:numPr>
                <w:ilvl w:val="0"/>
                <w:numId w:val="17"/>
              </w:numPr>
              <w:rPr>
                <w:lang w:val="en-US"/>
              </w:rPr>
            </w:pPr>
            <w:r>
              <w:rPr>
                <w:lang w:val="en-US"/>
              </w:rPr>
              <w:t>Plug the power of the device Power supply</w:t>
            </w:r>
          </w:p>
          <w:p w14:paraId="4395F4EF" w14:textId="77777777" w:rsidR="003D1674" w:rsidRDefault="003D1674" w:rsidP="006D3175">
            <w:pPr>
              <w:pStyle w:val="ListParagraph"/>
              <w:numPr>
                <w:ilvl w:val="0"/>
                <w:numId w:val="17"/>
              </w:numPr>
              <w:rPr>
                <w:lang w:val="en-US"/>
              </w:rPr>
            </w:pPr>
            <w:r>
              <w:rPr>
                <w:lang w:val="en-US"/>
              </w:rPr>
              <w:t>Connect the USB of the device to the black USB prolongator</w:t>
            </w:r>
          </w:p>
          <w:p w14:paraId="56BF8317" w14:textId="79CCBAB2" w:rsidR="003D1674" w:rsidRPr="003D1674" w:rsidRDefault="003D1674" w:rsidP="003D1674">
            <w:pPr>
              <w:spacing w:after="200" w:line="276" w:lineRule="auto"/>
              <w:jc w:val="both"/>
              <w:rPr>
                <w:b/>
                <w:bCs/>
                <w:color w:val="FF0000"/>
                <w:lang w:val="en-US"/>
              </w:rPr>
            </w:pPr>
            <w:r w:rsidRPr="003D1674">
              <w:rPr>
                <w:b/>
                <w:bCs/>
                <w:color w:val="FF0000"/>
                <w:lang w:val="en-US"/>
              </w:rPr>
              <w:t xml:space="preserve">WARNING: with the RRST device, never plug the USB before the power! </w:t>
            </w:r>
          </w:p>
        </w:tc>
      </w:tr>
      <w:tr w:rsidR="003D1674" w:rsidRPr="00FF7406" w14:paraId="6F636A95" w14:textId="77777777" w:rsidTr="00C72ECF">
        <w:trPr>
          <w:trHeight w:val="739"/>
        </w:trPr>
        <w:tc>
          <w:tcPr>
            <w:tcW w:w="2306" w:type="dxa"/>
          </w:tcPr>
          <w:p w14:paraId="1210ABB4" w14:textId="35B87A4D" w:rsidR="003D1674" w:rsidRDefault="003D1674" w:rsidP="006D3175">
            <w:pPr>
              <w:pStyle w:val="ListParagraph"/>
              <w:numPr>
                <w:ilvl w:val="1"/>
                <w:numId w:val="5"/>
              </w:numPr>
              <w:rPr>
                <w:lang w:val="en-US"/>
              </w:rPr>
            </w:pPr>
            <w:r>
              <w:rPr>
                <w:lang w:val="en-US"/>
              </w:rPr>
              <w:t>Run the task</w:t>
            </w:r>
          </w:p>
        </w:tc>
        <w:tc>
          <w:tcPr>
            <w:tcW w:w="8436" w:type="dxa"/>
            <w:vAlign w:val="center"/>
          </w:tcPr>
          <w:p w14:paraId="223AB60C" w14:textId="77777777" w:rsidR="003D1674" w:rsidRPr="003D1674" w:rsidRDefault="003D1674" w:rsidP="006D3175">
            <w:pPr>
              <w:pStyle w:val="ListParagraph"/>
              <w:numPr>
                <w:ilvl w:val="0"/>
                <w:numId w:val="18"/>
              </w:numPr>
              <w:rPr>
                <w:lang w:val="en-US"/>
              </w:rPr>
            </w:pPr>
            <w:r w:rsidRPr="003D1674">
              <w:rPr>
                <w:lang w:val="en-US"/>
              </w:rPr>
              <w:t>Execute the script “</w:t>
            </w:r>
            <w:r w:rsidRPr="003D1674">
              <w:rPr>
                <w:iCs/>
                <w:lang w:val="en-US"/>
              </w:rPr>
              <w:t>experimentLauncher.m”</w:t>
            </w:r>
          </w:p>
          <w:p w14:paraId="7EE8E9F7" w14:textId="002F595D" w:rsidR="003D1674" w:rsidRPr="00EE301A" w:rsidRDefault="003D1674" w:rsidP="006D3175">
            <w:pPr>
              <w:pStyle w:val="ListParagraph"/>
              <w:numPr>
                <w:ilvl w:val="0"/>
                <w:numId w:val="18"/>
              </w:numPr>
              <w:rPr>
                <w:lang w:val="en-US"/>
              </w:rPr>
            </w:pPr>
            <w:r>
              <w:rPr>
                <w:iCs/>
                <w:lang w:val="en-US"/>
              </w:rPr>
              <w:t>Wait that the device has compl</w:t>
            </w:r>
            <w:r w:rsidR="000D2EF4">
              <w:rPr>
                <w:iCs/>
                <w:lang w:val="en-US"/>
              </w:rPr>
              <w:t>e</w:t>
            </w:r>
            <w:r>
              <w:rPr>
                <w:iCs/>
                <w:lang w:val="en-US"/>
              </w:rPr>
              <w:t>ted its calibration before to start (until the screw make a click on the detector)</w:t>
            </w:r>
          </w:p>
          <w:p w14:paraId="72A107CE" w14:textId="4F6C93CE" w:rsidR="00EE301A" w:rsidRPr="000D2EF4" w:rsidRDefault="00F40733" w:rsidP="006D3175">
            <w:pPr>
              <w:pStyle w:val="ListParagraph"/>
              <w:numPr>
                <w:ilvl w:val="0"/>
                <w:numId w:val="18"/>
              </w:numPr>
              <w:rPr>
                <w:lang w:val="en-US"/>
              </w:rPr>
            </w:pPr>
            <w:r>
              <w:rPr>
                <w:iCs/>
                <w:lang w:val="en-US"/>
              </w:rPr>
              <w:t>Turn on and g</w:t>
            </w:r>
            <w:r w:rsidR="00EE301A">
              <w:rPr>
                <w:iCs/>
                <w:lang w:val="en-US"/>
              </w:rPr>
              <w:t xml:space="preserve">ive the wireless mouse to the </w:t>
            </w:r>
            <w:r>
              <w:rPr>
                <w:iCs/>
                <w:lang w:val="en-US"/>
              </w:rPr>
              <w:t xml:space="preserve">participant </w:t>
            </w:r>
            <w:r w:rsidR="00EE301A">
              <w:rPr>
                <w:iCs/>
                <w:lang w:val="en-US"/>
              </w:rPr>
              <w:t xml:space="preserve">in order </w:t>
            </w:r>
            <w:r>
              <w:rPr>
                <w:iCs/>
                <w:lang w:val="en-US"/>
              </w:rPr>
              <w:t xml:space="preserve">they </w:t>
            </w:r>
            <w:r w:rsidR="00EE301A">
              <w:rPr>
                <w:iCs/>
                <w:lang w:val="en-US"/>
              </w:rPr>
              <w:t>can respond to the task</w:t>
            </w:r>
            <w:r>
              <w:rPr>
                <w:iCs/>
                <w:lang w:val="en-US"/>
              </w:rPr>
              <w:t xml:space="preserve"> (if not done already)</w:t>
            </w:r>
          </w:p>
          <w:p w14:paraId="2497D216" w14:textId="46D7DBB1" w:rsidR="000D2EF4" w:rsidRPr="003D1674" w:rsidRDefault="000D2EF4" w:rsidP="006D3175">
            <w:pPr>
              <w:pStyle w:val="ListParagraph"/>
              <w:numPr>
                <w:ilvl w:val="0"/>
                <w:numId w:val="18"/>
              </w:numPr>
              <w:rPr>
                <w:lang w:val="en-US"/>
              </w:rPr>
            </w:pPr>
            <w:r>
              <w:rPr>
                <w:iCs/>
                <w:lang w:val="en-US"/>
              </w:rPr>
              <w:t>Be aware: whenever they go to</w:t>
            </w:r>
            <w:ins w:id="197" w:author="STOFFEL Natascha" w:date="2024-04-16T09:25:00Z">
              <w:r w:rsidR="00115953">
                <w:rPr>
                  <w:iCs/>
                  <w:lang w:val="en-US"/>
                </w:rPr>
                <w:t>o</w:t>
              </w:r>
            </w:ins>
            <w:r>
              <w:rPr>
                <w:iCs/>
                <w:lang w:val="en-US"/>
              </w:rPr>
              <w:t xml:space="preserve"> much to the left, they will appear with their mouse on the Operator computer (and might click something in matlab) : observe and if the mouse does appear, do lead it back</w:t>
            </w:r>
          </w:p>
        </w:tc>
      </w:tr>
      <w:tr w:rsidR="00115953" w:rsidRPr="00FF7406" w14:paraId="181842DF" w14:textId="77777777" w:rsidTr="00C72ECF">
        <w:trPr>
          <w:trHeight w:val="739"/>
          <w:ins w:id="198" w:author="STOFFEL Natascha" w:date="2024-04-16T09:24:00Z"/>
        </w:trPr>
        <w:tc>
          <w:tcPr>
            <w:tcW w:w="2306" w:type="dxa"/>
          </w:tcPr>
          <w:p w14:paraId="56E9EFBD" w14:textId="0A98E140" w:rsidR="00115953" w:rsidRPr="003522F3" w:rsidRDefault="00115953" w:rsidP="00C72ECF">
            <w:pPr>
              <w:pStyle w:val="ListParagraph"/>
              <w:numPr>
                <w:ilvl w:val="1"/>
                <w:numId w:val="5"/>
              </w:numPr>
              <w:rPr>
                <w:ins w:id="199" w:author="STOFFEL Natascha" w:date="2024-04-16T09:24:00Z"/>
                <w:iCs/>
                <w:color w:val="000000" w:themeColor="text1"/>
                <w:lang w:val="en-US"/>
              </w:rPr>
            </w:pPr>
            <w:ins w:id="200" w:author="STOFFEL Natascha" w:date="2024-04-16T09:24:00Z">
              <w:r w:rsidRPr="003522F3">
                <w:rPr>
                  <w:iCs/>
                  <w:color w:val="000000" w:themeColor="text1"/>
                  <w:lang w:val="en-US"/>
                </w:rPr>
                <w:t xml:space="preserve">Generate </w:t>
              </w:r>
            </w:ins>
            <w:ins w:id="201" w:author="STOFFEL Natascha" w:date="2024-04-16T09:29:00Z">
              <w:r>
                <w:rPr>
                  <w:iCs/>
                  <w:color w:val="000000" w:themeColor="text1"/>
                  <w:lang w:val="en-US"/>
                </w:rPr>
                <w:t xml:space="preserve">and save </w:t>
              </w:r>
            </w:ins>
            <w:ins w:id="202" w:author="STOFFEL Natascha" w:date="2024-04-16T09:24:00Z">
              <w:r w:rsidRPr="003522F3">
                <w:rPr>
                  <w:iCs/>
                  <w:color w:val="000000" w:themeColor="text1"/>
                  <w:lang w:val="en-US"/>
                </w:rPr>
                <w:t>the result graph for RRST task</w:t>
              </w:r>
              <w:r>
                <w:rPr>
                  <w:iCs/>
                  <w:color w:val="000000" w:themeColor="text1"/>
                  <w:lang w:val="en-US"/>
                </w:rPr>
                <w:t xml:space="preserve"> </w:t>
              </w:r>
            </w:ins>
          </w:p>
        </w:tc>
        <w:tc>
          <w:tcPr>
            <w:tcW w:w="8436" w:type="dxa"/>
          </w:tcPr>
          <w:p w14:paraId="0E65D1B7" w14:textId="2B904B1E" w:rsidR="00115953" w:rsidRPr="00115953" w:rsidDel="002B5319" w:rsidRDefault="00115953">
            <w:pPr>
              <w:pStyle w:val="ListParagraph"/>
              <w:numPr>
                <w:ilvl w:val="0"/>
                <w:numId w:val="39"/>
              </w:numPr>
              <w:rPr>
                <w:ins w:id="203" w:author="STOFFEL Natascha" w:date="2024-04-16T09:25:00Z"/>
                <w:del w:id="204" w:author="MOUTHON Michael" w:date="2024-04-16T10:58:00Z"/>
                <w:lang w:val="en-US"/>
              </w:rPr>
              <w:pPrChange w:id="205" w:author="STOFFEL Natascha" w:date="2024-04-16T09:26:00Z">
                <w:pPr>
                  <w:pStyle w:val="ListParagraph"/>
                  <w:numPr>
                    <w:numId w:val="5"/>
                  </w:numPr>
                  <w:ind w:hanging="360"/>
                </w:pPr>
              </w:pPrChange>
            </w:pPr>
            <w:ins w:id="206" w:author="STOFFEL Natascha" w:date="2024-04-16T09:25:00Z">
              <w:del w:id="207" w:author="MOUTHON Michael" w:date="2024-04-16T10:58:00Z">
                <w:r w:rsidRPr="00115953" w:rsidDel="002B5319">
                  <w:rPr>
                    <w:lang w:val="en-US"/>
                  </w:rPr>
                  <w:delText xml:space="preserve">Go to the “Display setting” of the </w:delText>
                </w:r>
                <w:r w:rsidRPr="00115953" w:rsidDel="002B5319">
                  <w:rPr>
                    <w:i/>
                    <w:iCs/>
                    <w:lang w:val="en-US"/>
                  </w:rPr>
                  <w:delText>experimental computer</w:delText>
                </w:r>
                <w:r w:rsidRPr="00115953" w:rsidDel="002B5319">
                  <w:rPr>
                    <w:lang w:val="en-US"/>
                  </w:rPr>
                  <w:delText>. You can access it with a right mouse click on the desktop of the computer</w:delText>
                </w:r>
              </w:del>
            </w:ins>
          </w:p>
          <w:p w14:paraId="277AA9AA" w14:textId="2F8CD4BF" w:rsidR="00115953" w:rsidRPr="00115953" w:rsidDel="002B5319" w:rsidRDefault="00115953">
            <w:pPr>
              <w:pStyle w:val="ListParagraph"/>
              <w:numPr>
                <w:ilvl w:val="0"/>
                <w:numId w:val="39"/>
              </w:numPr>
              <w:rPr>
                <w:ins w:id="208" w:author="STOFFEL Natascha" w:date="2024-04-16T09:25:00Z"/>
                <w:del w:id="209" w:author="MOUTHON Michael" w:date="2024-04-16T10:58:00Z"/>
                <w:lang w:val="en-US"/>
              </w:rPr>
              <w:pPrChange w:id="210" w:author="STOFFEL Natascha" w:date="2024-04-16T09:26:00Z">
                <w:pPr>
                  <w:pStyle w:val="ListParagraph"/>
                  <w:numPr>
                    <w:numId w:val="5"/>
                  </w:numPr>
                  <w:ind w:hanging="360"/>
                </w:pPr>
              </w:pPrChange>
            </w:pPr>
            <w:ins w:id="211" w:author="STOFFEL Natascha" w:date="2024-04-16T09:25:00Z">
              <w:del w:id="212" w:author="MOUTHON Michael" w:date="2024-04-16T10:58:00Z">
                <w:r w:rsidDel="002B5319">
                  <w:rPr>
                    <w:lang w:val="en-US"/>
                  </w:rPr>
                  <w:delText>In “Multiple displays” section, switch to “Duplicate these Display”</w:delText>
                </w:r>
              </w:del>
            </w:ins>
          </w:p>
          <w:p w14:paraId="679EFA7A" w14:textId="3692595A" w:rsidR="00115953" w:rsidRPr="001E4393" w:rsidRDefault="00115953">
            <w:pPr>
              <w:pStyle w:val="ListParagraph"/>
              <w:numPr>
                <w:ilvl w:val="0"/>
                <w:numId w:val="39"/>
              </w:numPr>
              <w:rPr>
                <w:ins w:id="213" w:author="STOFFEL Natascha" w:date="2024-04-16T09:24:00Z"/>
                <w:lang w:val="en-US"/>
              </w:rPr>
              <w:pPrChange w:id="214" w:author="STOFFEL Natascha" w:date="2024-04-16T09:26:00Z">
                <w:pPr>
                  <w:pStyle w:val="ListParagraph"/>
                  <w:numPr>
                    <w:numId w:val="5"/>
                  </w:numPr>
                  <w:ind w:hanging="360"/>
                </w:pPr>
              </w:pPrChange>
            </w:pPr>
            <w:ins w:id="215" w:author="STOFFEL Natascha" w:date="2024-04-16T09:24:00Z">
              <w:r>
                <w:rPr>
                  <w:iCs/>
                  <w:lang w:val="en-US"/>
                </w:rPr>
                <w:t>Execute the script “</w:t>
              </w:r>
              <w:r w:rsidRPr="00095669">
                <w:rPr>
                  <w:iCs/>
                  <w:lang w:val="en-US"/>
                </w:rPr>
                <w:t>execute_simple_plot.m</w:t>
              </w:r>
              <w:r>
                <w:rPr>
                  <w:iCs/>
                  <w:lang w:val="en-US"/>
                </w:rPr>
                <w:t xml:space="preserve">” already open in MATLAB </w:t>
              </w:r>
            </w:ins>
          </w:p>
          <w:p w14:paraId="58FC0BD6" w14:textId="42675FA2" w:rsidR="00115953" w:rsidRDefault="00115953">
            <w:pPr>
              <w:pStyle w:val="ListParagraph"/>
              <w:numPr>
                <w:ilvl w:val="0"/>
                <w:numId w:val="39"/>
              </w:numPr>
              <w:rPr>
                <w:ins w:id="216" w:author="STOFFEL Natascha" w:date="2024-04-16T09:24:00Z"/>
                <w:lang w:val="en-US"/>
              </w:rPr>
              <w:pPrChange w:id="217" w:author="STOFFEL Natascha" w:date="2024-04-16T09:26:00Z">
                <w:pPr>
                  <w:pStyle w:val="ListParagraph"/>
                  <w:numPr>
                    <w:numId w:val="5"/>
                  </w:numPr>
                  <w:ind w:hanging="360"/>
                </w:pPr>
              </w:pPrChange>
            </w:pPr>
            <w:ins w:id="218" w:author="STOFFEL Natascha" w:date="2024-04-16T09:24:00Z">
              <w:r w:rsidRPr="001E4393">
                <w:rPr>
                  <w:lang w:val="en-US"/>
                </w:rPr>
                <w:t xml:space="preserve">Select the data file in </w:t>
              </w:r>
              <w:r>
                <w:rPr>
                  <w:lang w:val="en-US"/>
                </w:rPr>
                <w:t>“</w:t>
              </w:r>
              <w:r w:rsidRPr="00B9169F">
                <w:rPr>
                  <w:iCs/>
                  <w:lang w:val="en-US"/>
                </w:rPr>
                <w:t>D:\Experimental_scripts\projet_interoception_2023\task1_RRST\task\</w:t>
              </w:r>
              <w:r w:rsidRPr="001E4393">
                <w:rPr>
                  <w:lang w:val="en-US"/>
                </w:rPr>
                <w:t>RRS-3-0\data</w:t>
              </w:r>
              <w:r>
                <w:rPr>
                  <w:lang w:val="en-US"/>
                </w:rPr>
                <w:t>”</w:t>
              </w:r>
              <w:r w:rsidRPr="001E4393">
                <w:rPr>
                  <w:lang w:val="en-US"/>
                </w:rPr>
                <w:t xml:space="preserve"> folder. If the script finished correctly, the file would start by </w:t>
              </w:r>
              <w:r>
                <w:rPr>
                  <w:lang w:val="en-US"/>
                </w:rPr>
                <w:t>‘</w:t>
              </w:r>
              <w:r w:rsidRPr="001E4393">
                <w:rPr>
                  <w:lang w:val="en-US"/>
                </w:rPr>
                <w:t>RRS_*.mat</w:t>
              </w:r>
              <w:r>
                <w:rPr>
                  <w:lang w:val="en-US"/>
                </w:rPr>
                <w:t>’</w:t>
              </w:r>
              <w:r w:rsidRPr="001E4393">
                <w:rPr>
                  <w:lang w:val="en-US"/>
                </w:rPr>
                <w:t xml:space="preserve"> and if </w:t>
              </w:r>
              <w:del w:id="219" w:author="MOUTHON Michael" w:date="2024-04-16T11:19:00Z">
                <w:r w:rsidRPr="001E4393" w:rsidDel="00820F26">
                  <w:rPr>
                    <w:lang w:val="en-US"/>
                  </w:rPr>
                  <w:delText>not</w:delText>
                </w:r>
              </w:del>
            </w:ins>
            <w:ins w:id="220" w:author="MOUTHON Michael" w:date="2024-04-16T11:19:00Z">
              <w:r w:rsidR="00820F26" w:rsidRPr="001E4393">
                <w:rPr>
                  <w:lang w:val="en-US"/>
                </w:rPr>
                <w:t>not,</w:t>
              </w:r>
            </w:ins>
            <w:ins w:id="221" w:author="STOFFEL Natascha" w:date="2024-04-16T09:24:00Z">
              <w:r w:rsidRPr="001E4393">
                <w:rPr>
                  <w:lang w:val="en-US"/>
                </w:rPr>
                <w:t xml:space="preserve"> it will start by </w:t>
              </w:r>
              <w:r>
                <w:rPr>
                  <w:lang w:val="en-US"/>
                </w:rPr>
                <w:t>‘</w:t>
              </w:r>
              <w:r w:rsidRPr="001E4393">
                <w:rPr>
                  <w:lang w:val="en-US"/>
                </w:rPr>
                <w:t>Error_*.mat</w:t>
              </w:r>
              <w:r>
                <w:rPr>
                  <w:lang w:val="en-US"/>
                </w:rPr>
                <w:t>’</w:t>
              </w:r>
              <w:r w:rsidRPr="001E4393">
                <w:rPr>
                  <w:lang w:val="en-US"/>
                </w:rPr>
                <w:t xml:space="preserve"> (but contain still all the data).</w:t>
              </w:r>
            </w:ins>
          </w:p>
          <w:p w14:paraId="585EF1B3" w14:textId="77777777" w:rsidR="00115953" w:rsidRDefault="00115953">
            <w:pPr>
              <w:pStyle w:val="ListParagraph"/>
              <w:numPr>
                <w:ilvl w:val="0"/>
                <w:numId w:val="39"/>
              </w:numPr>
              <w:rPr>
                <w:ins w:id="222" w:author="STOFFEL Natascha" w:date="2024-04-16T09:24:00Z"/>
                <w:lang w:val="en-US"/>
              </w:rPr>
              <w:pPrChange w:id="223" w:author="STOFFEL Natascha" w:date="2024-04-16T09:26:00Z">
                <w:pPr>
                  <w:pStyle w:val="ListParagraph"/>
                  <w:numPr>
                    <w:numId w:val="5"/>
                  </w:numPr>
                  <w:ind w:hanging="360"/>
                </w:pPr>
              </w:pPrChange>
            </w:pPr>
            <w:ins w:id="224" w:author="STOFFEL Natascha" w:date="2024-04-16T09:24:00Z">
              <w:r>
                <w:rPr>
                  <w:lang w:val="en-US"/>
                </w:rPr>
                <w:t xml:space="preserve">Drag the results figure on the screen of the participant in order the experimenter can comment it. </w:t>
              </w:r>
            </w:ins>
          </w:p>
          <w:p w14:paraId="30470C76" w14:textId="775AB3FF" w:rsidR="002B5319" w:rsidRDefault="002B5319" w:rsidP="002B5319">
            <w:pPr>
              <w:pStyle w:val="ListParagraph"/>
              <w:numPr>
                <w:ilvl w:val="0"/>
                <w:numId w:val="39"/>
              </w:numPr>
              <w:rPr>
                <w:ins w:id="225" w:author="MOUTHON Michael" w:date="2024-04-16T10:59:00Z"/>
                <w:lang w:val="en-US"/>
              </w:rPr>
            </w:pPr>
            <w:ins w:id="226" w:author="MOUTHON Michael" w:date="2024-04-16T10:59:00Z">
              <w:r>
                <w:rPr>
                  <w:lang w:val="en-US"/>
                </w:rPr>
                <w:t xml:space="preserve">In the </w:t>
              </w:r>
            </w:ins>
            <w:ins w:id="227" w:author="MOUTHON Michael" w:date="2024-04-16T11:00:00Z">
              <w:r>
                <w:rPr>
                  <w:lang w:val="en-US"/>
                </w:rPr>
                <w:t>meanwhile,</w:t>
              </w:r>
            </w:ins>
            <w:ins w:id="228" w:author="MOUTHON Michael" w:date="2024-04-16T10:59:00Z">
              <w:r>
                <w:rPr>
                  <w:lang w:val="en-US"/>
                </w:rPr>
                <w:t xml:space="preserve"> on the first screen</w:t>
              </w:r>
            </w:ins>
            <w:ins w:id="229" w:author="MOUTHON Michael" w:date="2024-04-16T11:00:00Z">
              <w:r>
                <w:rPr>
                  <w:lang w:val="en-US"/>
                </w:rPr>
                <w:t>, e</w:t>
              </w:r>
            </w:ins>
            <w:ins w:id="230" w:author="MOUTHON Michael" w:date="2024-04-16T10:59:00Z">
              <w:r>
                <w:rPr>
                  <w:lang w:val="en-US"/>
                </w:rPr>
                <w:t>ject the device from the computer. Go to the menu “Bluetooth or other device” and remove the device “USB Serial Device (COM4)”</w:t>
              </w:r>
            </w:ins>
          </w:p>
          <w:p w14:paraId="30B5DE7D" w14:textId="77777777" w:rsidR="002B5319" w:rsidRDefault="002B5319" w:rsidP="002B5319">
            <w:pPr>
              <w:pStyle w:val="ListParagraph"/>
              <w:numPr>
                <w:ilvl w:val="0"/>
                <w:numId w:val="39"/>
              </w:numPr>
              <w:rPr>
                <w:ins w:id="231" w:author="MOUTHON Michael" w:date="2024-04-16T10:59:00Z"/>
                <w:lang w:val="en-US"/>
              </w:rPr>
            </w:pPr>
            <w:ins w:id="232" w:author="MOUTHON Michael" w:date="2024-04-16T10:59:00Z">
              <w:r>
                <w:rPr>
                  <w:lang w:val="en-US"/>
                </w:rPr>
                <w:t>Disconnect the USB of the device</w:t>
              </w:r>
            </w:ins>
          </w:p>
          <w:p w14:paraId="49B56B10" w14:textId="2AD56800" w:rsidR="002B5319" w:rsidRDefault="002B5319" w:rsidP="002B5319">
            <w:pPr>
              <w:pStyle w:val="ListParagraph"/>
              <w:numPr>
                <w:ilvl w:val="0"/>
                <w:numId w:val="39"/>
              </w:numPr>
              <w:rPr>
                <w:ins w:id="233" w:author="MOUTHON Michael" w:date="2024-04-16T11:17:00Z"/>
                <w:lang w:val="en-US"/>
              </w:rPr>
            </w:pPr>
            <w:ins w:id="234" w:author="MOUTHON Michael" w:date="2024-04-16T10:59:00Z">
              <w:r>
                <w:rPr>
                  <w:lang w:val="en-US"/>
                </w:rPr>
                <w:t xml:space="preserve">Switch off </w:t>
              </w:r>
            </w:ins>
            <w:ins w:id="235" w:author="MOUTHON Michael" w:date="2024-04-16T11:00:00Z">
              <w:r>
                <w:rPr>
                  <w:lang w:val="en-US"/>
                </w:rPr>
                <w:t>alimentati</w:t>
              </w:r>
            </w:ins>
            <w:ins w:id="236" w:author="MOUTHON Michael" w:date="2024-04-16T11:01:00Z">
              <w:r>
                <w:rPr>
                  <w:lang w:val="en-US"/>
                </w:rPr>
                <w:t>on rack (where the fan and device is plug)</w:t>
              </w:r>
            </w:ins>
          </w:p>
          <w:p w14:paraId="2050A495" w14:textId="434AFD5D" w:rsidR="00657A50" w:rsidRPr="00657A50" w:rsidRDefault="00657A50">
            <w:pPr>
              <w:ind w:left="360"/>
              <w:rPr>
                <w:ins w:id="237" w:author="MOUTHON Michael" w:date="2024-04-16T10:59:00Z"/>
                <w:lang w:val="en-US"/>
              </w:rPr>
              <w:pPrChange w:id="238" w:author="MOUTHON Michael" w:date="2024-04-16T11:17:00Z">
                <w:pPr>
                  <w:pStyle w:val="ListParagraph"/>
                  <w:numPr>
                    <w:numId w:val="39"/>
                  </w:numPr>
                  <w:ind w:hanging="360"/>
                </w:pPr>
              </w:pPrChange>
            </w:pPr>
            <w:ins w:id="239" w:author="MOUTHON Michael" w:date="2024-04-16T11:17:00Z">
              <w:r w:rsidRPr="003D1674">
                <w:rPr>
                  <w:b/>
                  <w:bCs/>
                  <w:color w:val="FF0000"/>
                  <w:lang w:val="en-US"/>
                </w:rPr>
                <w:t xml:space="preserve">WARNING: with the RRST device, </w:t>
              </w:r>
            </w:ins>
            <w:ins w:id="240" w:author="MOUTHON Michael" w:date="2024-04-16T11:18:00Z">
              <w:r w:rsidR="00091188">
                <w:rPr>
                  <w:b/>
                  <w:bCs/>
                  <w:color w:val="FF0000"/>
                  <w:lang w:val="en-US"/>
                </w:rPr>
                <w:t>always unplug the USB in first</w:t>
              </w:r>
            </w:ins>
            <w:ins w:id="241" w:author="MOUTHON Michael" w:date="2024-04-16T11:17:00Z">
              <w:r w:rsidRPr="003D1674">
                <w:rPr>
                  <w:b/>
                  <w:bCs/>
                  <w:color w:val="FF0000"/>
                  <w:lang w:val="en-US"/>
                </w:rPr>
                <w:t>!</w:t>
              </w:r>
            </w:ins>
          </w:p>
          <w:p w14:paraId="4F34E7A1" w14:textId="77777777" w:rsidR="002B5319" w:rsidRDefault="002B5319" w:rsidP="00115953">
            <w:pPr>
              <w:ind w:left="360"/>
              <w:rPr>
                <w:ins w:id="242" w:author="MOUTHON Michael" w:date="2024-04-16T10:59:00Z"/>
                <w:lang w:val="en-US"/>
              </w:rPr>
            </w:pPr>
          </w:p>
          <w:p w14:paraId="711B74B7" w14:textId="02C1B113" w:rsidR="002B5319" w:rsidRPr="00115953" w:rsidRDefault="002B5319" w:rsidP="002B5319">
            <w:pPr>
              <w:pStyle w:val="ListParagraph"/>
              <w:numPr>
                <w:ilvl w:val="0"/>
                <w:numId w:val="39"/>
              </w:numPr>
              <w:rPr>
                <w:ins w:id="243" w:author="MOUTHON Michael" w:date="2024-04-16T10:59:00Z"/>
                <w:lang w:val="en-US"/>
              </w:rPr>
            </w:pPr>
            <w:ins w:id="244" w:author="MOUTHON Michael" w:date="2024-04-16T11:01:00Z">
              <w:r>
                <w:rPr>
                  <w:lang w:val="en-US"/>
                </w:rPr>
                <w:lastRenderedPageBreak/>
                <w:t xml:space="preserve">When experimenter speech over, </w:t>
              </w:r>
            </w:ins>
            <w:ins w:id="245" w:author="MOUTHON Michael" w:date="2024-04-16T10:59:00Z">
              <w:r w:rsidRPr="00115953">
                <w:rPr>
                  <w:lang w:val="en-US"/>
                </w:rPr>
                <w:t xml:space="preserve">Go to the “Display setting” of the </w:t>
              </w:r>
              <w:r w:rsidRPr="00115953">
                <w:rPr>
                  <w:i/>
                  <w:iCs/>
                  <w:lang w:val="en-US"/>
                </w:rPr>
                <w:t>experimental computer</w:t>
              </w:r>
              <w:r w:rsidRPr="00115953">
                <w:rPr>
                  <w:lang w:val="en-US"/>
                </w:rPr>
                <w:t>. You can access it with a right mouse click on the desktop of the computer</w:t>
              </w:r>
            </w:ins>
          </w:p>
          <w:p w14:paraId="455983F2" w14:textId="77777777" w:rsidR="002B5319" w:rsidRPr="00115953" w:rsidRDefault="002B5319" w:rsidP="002B5319">
            <w:pPr>
              <w:pStyle w:val="ListParagraph"/>
              <w:numPr>
                <w:ilvl w:val="0"/>
                <w:numId w:val="39"/>
              </w:numPr>
              <w:rPr>
                <w:ins w:id="246" w:author="MOUTHON Michael" w:date="2024-04-16T10:59:00Z"/>
                <w:lang w:val="en-US"/>
              </w:rPr>
            </w:pPr>
            <w:ins w:id="247" w:author="MOUTHON Michael" w:date="2024-04-16T10:59:00Z">
              <w:r>
                <w:rPr>
                  <w:lang w:val="en-US"/>
                </w:rPr>
                <w:t>In “Multiple displays” section, switch to “Duplicate these Display”</w:t>
              </w:r>
            </w:ins>
          </w:p>
          <w:p w14:paraId="42F536BE" w14:textId="77777777" w:rsidR="002B5319" w:rsidRDefault="002B5319" w:rsidP="00115953">
            <w:pPr>
              <w:ind w:left="360"/>
              <w:rPr>
                <w:ins w:id="248" w:author="MOUTHON Michael" w:date="2024-04-16T10:59:00Z"/>
                <w:lang w:val="en-US"/>
              </w:rPr>
            </w:pPr>
          </w:p>
          <w:p w14:paraId="5A1EA2E4" w14:textId="3AD971F2" w:rsidR="00115953" w:rsidRDefault="00115953" w:rsidP="00115953">
            <w:pPr>
              <w:ind w:left="360"/>
              <w:rPr>
                <w:ins w:id="249" w:author="STOFFEL Natascha" w:date="2024-04-16T09:29:00Z"/>
                <w:lang w:val="en-US"/>
              </w:rPr>
            </w:pPr>
            <w:ins w:id="250" w:author="STOFFEL Natascha" w:date="2024-04-16T09:24:00Z">
              <w:r w:rsidRPr="00115953">
                <w:rPr>
                  <w:lang w:val="en-US"/>
                </w:rPr>
                <w:t xml:space="preserve">In the MATLAB result plot window, </w:t>
              </w:r>
            </w:ins>
          </w:p>
          <w:p w14:paraId="16B77A06" w14:textId="77777777" w:rsidR="00115953" w:rsidRDefault="00115953" w:rsidP="002B5319">
            <w:pPr>
              <w:pStyle w:val="ListParagraph"/>
              <w:numPr>
                <w:ilvl w:val="0"/>
                <w:numId w:val="39"/>
              </w:numPr>
              <w:rPr>
                <w:ins w:id="251" w:author="STOFFEL Natascha" w:date="2024-04-16T09:29:00Z"/>
                <w:lang w:val="en-US"/>
              </w:rPr>
            </w:pPr>
            <w:ins w:id="252" w:author="STOFFEL Natascha" w:date="2024-04-16T09:24:00Z">
              <w:r w:rsidRPr="00115953">
                <w:rPr>
                  <w:lang w:val="en-US"/>
                </w:rPr>
                <w:t>go to ‘File-&gt;Save As’</w:t>
              </w:r>
            </w:ins>
          </w:p>
          <w:p w14:paraId="6A2316FC" w14:textId="77777777" w:rsidR="00115953" w:rsidRPr="00115953" w:rsidRDefault="00115953" w:rsidP="002B5319">
            <w:pPr>
              <w:pStyle w:val="ListParagraph"/>
              <w:numPr>
                <w:ilvl w:val="0"/>
                <w:numId w:val="39"/>
              </w:numPr>
              <w:rPr>
                <w:ins w:id="253" w:author="STOFFEL Natascha" w:date="2024-04-16T09:29:00Z"/>
                <w:lang w:val="en-US"/>
              </w:rPr>
            </w:pPr>
            <w:ins w:id="254" w:author="STOFFEL Natascha" w:date="2024-04-16T09:24:00Z">
              <w:r w:rsidRPr="00115953">
                <w:rPr>
                  <w:lang w:val="en-US"/>
                </w:rPr>
                <w:t xml:space="preserve">go in the data directory of the participant or create it (exact path: </w:t>
              </w:r>
              <w:r w:rsidRPr="00115953">
                <w:rPr>
                  <w:iCs/>
                  <w:lang w:val="en-US"/>
                </w:rPr>
                <w:t>D:\Experimental_scripts\projet_interoception_2023\data\PXXX)</w:t>
              </w:r>
            </w:ins>
          </w:p>
          <w:p w14:paraId="3EB76469" w14:textId="77777777" w:rsidR="00115953" w:rsidRDefault="00115953" w:rsidP="002B5319">
            <w:pPr>
              <w:pStyle w:val="ListParagraph"/>
              <w:numPr>
                <w:ilvl w:val="0"/>
                <w:numId w:val="39"/>
              </w:numPr>
              <w:rPr>
                <w:ins w:id="255" w:author="STOFFEL Natascha" w:date="2024-04-16T09:29:00Z"/>
                <w:lang w:val="en-US"/>
              </w:rPr>
            </w:pPr>
            <w:ins w:id="256" w:author="STOFFEL Natascha" w:date="2024-04-16T09:24:00Z">
              <w:r w:rsidRPr="00115953">
                <w:rPr>
                  <w:lang w:val="en-US"/>
                </w:rPr>
                <w:t>change the destination file format for .jpg</w:t>
              </w:r>
            </w:ins>
          </w:p>
          <w:p w14:paraId="5FA34D1D" w14:textId="77777777" w:rsidR="00115953" w:rsidRDefault="00115953" w:rsidP="002B5319">
            <w:pPr>
              <w:pStyle w:val="ListParagraph"/>
              <w:numPr>
                <w:ilvl w:val="0"/>
                <w:numId w:val="39"/>
              </w:numPr>
              <w:rPr>
                <w:ins w:id="257" w:author="STOFFEL Natascha" w:date="2024-04-16T09:30:00Z"/>
                <w:lang w:val="en-US"/>
              </w:rPr>
            </w:pPr>
            <w:ins w:id="258" w:author="STOFFEL Natascha" w:date="2024-04-16T09:24:00Z">
              <w:r w:rsidRPr="00115953">
                <w:rPr>
                  <w:lang w:val="en-US"/>
                </w:rPr>
                <w:t>Name your file RRST_results_PXXX.jpg</w:t>
              </w:r>
            </w:ins>
          </w:p>
          <w:p w14:paraId="48058DA8" w14:textId="5DB764CF" w:rsidR="00115953" w:rsidRPr="00115953" w:rsidRDefault="00115953">
            <w:pPr>
              <w:pStyle w:val="ListParagraph"/>
              <w:numPr>
                <w:ilvl w:val="0"/>
                <w:numId w:val="39"/>
              </w:numPr>
              <w:rPr>
                <w:ins w:id="259" w:author="STOFFEL Natascha" w:date="2024-04-16T09:24:00Z"/>
                <w:lang w:val="en-US"/>
              </w:rPr>
              <w:pPrChange w:id="260" w:author="STOFFEL Natascha" w:date="2024-04-16T09:30:00Z">
                <w:pPr>
                  <w:pStyle w:val="ListParagraph"/>
                  <w:numPr>
                    <w:ilvl w:val="1"/>
                    <w:numId w:val="5"/>
                  </w:numPr>
                  <w:ind w:hanging="360"/>
                </w:pPr>
              </w:pPrChange>
            </w:pPr>
            <w:ins w:id="261" w:author="STOFFEL Natascha" w:date="2024-04-16T09:24:00Z">
              <w:r w:rsidRPr="00115953">
                <w:rPr>
                  <w:lang w:val="en-US"/>
                </w:rPr>
                <w:t>Close the MATLAB result plot window</w:t>
              </w:r>
            </w:ins>
          </w:p>
        </w:tc>
      </w:tr>
      <w:tr w:rsidR="003D1674" w:rsidRPr="002B5319" w:rsidDel="002B5319" w14:paraId="52B02B25" w14:textId="6AE7462C" w:rsidTr="00C72ECF">
        <w:trPr>
          <w:trHeight w:val="739"/>
          <w:del w:id="262" w:author="MOUTHON Michael" w:date="2024-04-16T11:02:00Z"/>
        </w:trPr>
        <w:tc>
          <w:tcPr>
            <w:tcW w:w="2306" w:type="dxa"/>
          </w:tcPr>
          <w:p w14:paraId="36EFE233" w14:textId="7397013B" w:rsidR="003D1674" w:rsidDel="002B5319" w:rsidRDefault="003D1674" w:rsidP="006D3175">
            <w:pPr>
              <w:pStyle w:val="ListParagraph"/>
              <w:numPr>
                <w:ilvl w:val="1"/>
                <w:numId w:val="5"/>
              </w:numPr>
              <w:rPr>
                <w:del w:id="263" w:author="MOUTHON Michael" w:date="2024-04-16T11:02:00Z"/>
                <w:lang w:val="en-US"/>
              </w:rPr>
            </w:pPr>
            <w:del w:id="264" w:author="MOUTHON Michael" w:date="2024-04-16T11:02:00Z">
              <w:r w:rsidDel="002B5319">
                <w:rPr>
                  <w:lang w:val="en-US"/>
                </w:rPr>
                <w:lastRenderedPageBreak/>
                <w:delText>After experiment complition</w:delText>
              </w:r>
            </w:del>
          </w:p>
        </w:tc>
        <w:tc>
          <w:tcPr>
            <w:tcW w:w="8436" w:type="dxa"/>
            <w:vAlign w:val="center"/>
          </w:tcPr>
          <w:p w14:paraId="3D5E3E9A" w14:textId="1E651511" w:rsidR="003D1674" w:rsidDel="002B5319" w:rsidRDefault="003D1674" w:rsidP="006D3175">
            <w:pPr>
              <w:pStyle w:val="ListParagraph"/>
              <w:numPr>
                <w:ilvl w:val="0"/>
                <w:numId w:val="19"/>
              </w:numPr>
              <w:rPr>
                <w:del w:id="265" w:author="MOUTHON Michael" w:date="2024-04-16T10:59:00Z"/>
                <w:lang w:val="en-US"/>
              </w:rPr>
            </w:pPr>
            <w:del w:id="266" w:author="MOUTHON Michael" w:date="2024-04-16T10:59:00Z">
              <w:r w:rsidDel="002B5319">
                <w:rPr>
                  <w:lang w:val="en-US"/>
                </w:rPr>
                <w:delText xml:space="preserve">Eject the device from the computer. Go to </w:delText>
              </w:r>
              <w:r w:rsidR="00610B7C" w:rsidDel="002B5319">
                <w:rPr>
                  <w:lang w:val="en-US"/>
                </w:rPr>
                <w:delText xml:space="preserve">the menu “Bluetooth or other device” and </w:delText>
              </w:r>
              <w:r w:rsidR="00694EED" w:rsidDel="002B5319">
                <w:rPr>
                  <w:lang w:val="en-US"/>
                </w:rPr>
                <w:delText>remove the device “USB Serial Device (COM4)”</w:delText>
              </w:r>
            </w:del>
          </w:p>
          <w:p w14:paraId="0F007C7B" w14:textId="5F40D1CD" w:rsidR="003D1674" w:rsidDel="002B5319" w:rsidRDefault="003D1674" w:rsidP="006D3175">
            <w:pPr>
              <w:pStyle w:val="ListParagraph"/>
              <w:numPr>
                <w:ilvl w:val="0"/>
                <w:numId w:val="19"/>
              </w:numPr>
              <w:rPr>
                <w:del w:id="267" w:author="MOUTHON Michael" w:date="2024-04-16T10:59:00Z"/>
                <w:lang w:val="en-US"/>
              </w:rPr>
            </w:pPr>
            <w:del w:id="268" w:author="MOUTHON Michael" w:date="2024-04-16T10:59:00Z">
              <w:r w:rsidDel="002B5319">
                <w:rPr>
                  <w:lang w:val="en-US"/>
                </w:rPr>
                <w:delText>Disconnect the USB of the device</w:delText>
              </w:r>
            </w:del>
          </w:p>
          <w:p w14:paraId="0785C116" w14:textId="26FE9C00" w:rsidR="003D1674" w:rsidDel="002B5319" w:rsidRDefault="003D1674" w:rsidP="006D3175">
            <w:pPr>
              <w:pStyle w:val="ListParagraph"/>
              <w:numPr>
                <w:ilvl w:val="0"/>
                <w:numId w:val="19"/>
              </w:numPr>
              <w:rPr>
                <w:del w:id="269" w:author="MOUTHON Michael" w:date="2024-04-16T10:59:00Z"/>
                <w:lang w:val="en-US"/>
              </w:rPr>
            </w:pPr>
            <w:del w:id="270" w:author="MOUTHON Michael" w:date="2024-04-16T10:59:00Z">
              <w:r w:rsidDel="002B5319">
                <w:rPr>
                  <w:lang w:val="en-US"/>
                </w:rPr>
                <w:delText>Unplug the power supply of the device</w:delText>
              </w:r>
              <w:r w:rsidR="00237091" w:rsidDel="002B5319">
                <w:rPr>
                  <w:lang w:val="en-US"/>
                </w:rPr>
                <w:delText xml:space="preserve"> </w:delText>
              </w:r>
            </w:del>
          </w:p>
          <w:p w14:paraId="5B22A23A" w14:textId="4FB85695" w:rsidR="00237091" w:rsidDel="002B5319" w:rsidRDefault="00237091" w:rsidP="006D3175">
            <w:pPr>
              <w:pStyle w:val="ListParagraph"/>
              <w:numPr>
                <w:ilvl w:val="0"/>
                <w:numId w:val="19"/>
              </w:numPr>
              <w:rPr>
                <w:del w:id="271" w:author="MOUTHON Michael" w:date="2024-04-16T10:59:00Z"/>
                <w:lang w:val="en-US"/>
              </w:rPr>
            </w:pPr>
            <w:del w:id="272" w:author="MOUTHON Michael" w:date="2024-04-16T10:59:00Z">
              <w:r w:rsidDel="002B5319">
                <w:rPr>
                  <w:lang w:val="en-US"/>
                </w:rPr>
                <w:delText>Switch off the USB fan</w:delText>
              </w:r>
            </w:del>
          </w:p>
          <w:p w14:paraId="62350A03" w14:textId="09E6386A" w:rsidR="00237091" w:rsidDel="002B5319" w:rsidRDefault="00237091" w:rsidP="00237091">
            <w:pPr>
              <w:rPr>
                <w:del w:id="273" w:author="MOUTHON Michael" w:date="2024-04-16T11:02:00Z"/>
                <w:b/>
                <w:bCs/>
                <w:color w:val="FF0000"/>
                <w:lang w:val="en-US"/>
              </w:rPr>
            </w:pPr>
            <w:del w:id="274" w:author="MOUTHON Michael" w:date="2024-04-16T11:02:00Z">
              <w:r w:rsidRPr="003D1674" w:rsidDel="002B5319">
                <w:rPr>
                  <w:b/>
                  <w:bCs/>
                  <w:color w:val="FF0000"/>
                  <w:lang w:val="en-US"/>
                </w:rPr>
                <w:delText xml:space="preserve">WARNING: with the RRST device, never </w:delText>
              </w:r>
              <w:r w:rsidDel="002B5319">
                <w:rPr>
                  <w:b/>
                  <w:bCs/>
                  <w:color w:val="FF0000"/>
                  <w:lang w:val="en-US"/>
                </w:rPr>
                <w:delText>un</w:delText>
              </w:r>
              <w:r w:rsidRPr="003D1674" w:rsidDel="002B5319">
                <w:rPr>
                  <w:b/>
                  <w:bCs/>
                  <w:color w:val="FF0000"/>
                  <w:lang w:val="en-US"/>
                </w:rPr>
                <w:delText>plug the power</w:delText>
              </w:r>
              <w:r w:rsidDel="002B5319">
                <w:rPr>
                  <w:b/>
                  <w:bCs/>
                  <w:color w:val="FF0000"/>
                  <w:lang w:val="en-US"/>
                </w:rPr>
                <w:delText xml:space="preserve"> before the USB</w:delText>
              </w:r>
              <w:r w:rsidRPr="003D1674" w:rsidDel="002B5319">
                <w:rPr>
                  <w:b/>
                  <w:bCs/>
                  <w:color w:val="FF0000"/>
                  <w:lang w:val="en-US"/>
                </w:rPr>
                <w:delText>!</w:delText>
              </w:r>
            </w:del>
          </w:p>
          <w:p w14:paraId="107B7715" w14:textId="378947F9" w:rsidR="00237091" w:rsidRPr="00115953" w:rsidDel="002B5319" w:rsidRDefault="00237091">
            <w:pPr>
              <w:rPr>
                <w:del w:id="275" w:author="MOUTHON Michael" w:date="2024-04-16T11:02:00Z"/>
                <w:lang w:val="en-US"/>
              </w:rPr>
              <w:pPrChange w:id="276" w:author="STOFFEL Natascha" w:date="2024-04-16T09:25:00Z">
                <w:pPr>
                  <w:pStyle w:val="ListParagraph"/>
                  <w:numPr>
                    <w:numId w:val="19"/>
                  </w:numPr>
                  <w:ind w:hanging="360"/>
                </w:pPr>
              </w:pPrChange>
            </w:pPr>
            <w:del w:id="277" w:author="MOUTHON Michael" w:date="2024-04-16T11:02:00Z">
              <w:r w:rsidRPr="00115953" w:rsidDel="002B5319">
                <w:rPr>
                  <w:lang w:val="en-US"/>
                </w:rPr>
                <w:delText xml:space="preserve">Go to the “Display setting” of the </w:delText>
              </w:r>
              <w:r w:rsidRPr="00115953" w:rsidDel="002B5319">
                <w:rPr>
                  <w:i/>
                  <w:iCs/>
                  <w:lang w:val="en-US"/>
                </w:rPr>
                <w:delText>experimental computer</w:delText>
              </w:r>
              <w:r w:rsidRPr="00115953" w:rsidDel="002B5319">
                <w:rPr>
                  <w:lang w:val="en-US"/>
                </w:rPr>
                <w:delText>. You can access it with a right mouse click on the desktop of the computer</w:delText>
              </w:r>
            </w:del>
          </w:p>
          <w:p w14:paraId="2BC57F44" w14:textId="5CEC28D4" w:rsidR="00237091" w:rsidRPr="000D2EF4" w:rsidDel="002B5319" w:rsidRDefault="00237091">
            <w:pPr>
              <w:rPr>
                <w:del w:id="278" w:author="MOUTHON Michael" w:date="2024-04-16T11:02:00Z"/>
                <w:lang w:val="en-US"/>
              </w:rPr>
              <w:pPrChange w:id="279" w:author="STOFFEL Natascha" w:date="2024-04-16T09:25:00Z">
                <w:pPr>
                  <w:pStyle w:val="ListParagraph"/>
                  <w:numPr>
                    <w:numId w:val="19"/>
                  </w:numPr>
                  <w:ind w:hanging="360"/>
                </w:pPr>
              </w:pPrChange>
            </w:pPr>
            <w:del w:id="280" w:author="MOUTHON Michael" w:date="2024-04-16T11:02:00Z">
              <w:r w:rsidDel="002B5319">
                <w:rPr>
                  <w:lang w:val="en-US"/>
                </w:rPr>
                <w:delText>In “Multiple displays” section, switch to “Duplicate these Display”</w:delText>
              </w:r>
            </w:del>
          </w:p>
        </w:tc>
      </w:tr>
      <w:tr w:rsidR="00115953" w:rsidRPr="00FF7406" w14:paraId="03775932" w14:textId="77777777" w:rsidTr="00C72ECF">
        <w:trPr>
          <w:trHeight w:val="739"/>
          <w:ins w:id="281" w:author="STOFFEL Natascha" w:date="2024-04-16T09:27:00Z"/>
        </w:trPr>
        <w:tc>
          <w:tcPr>
            <w:tcW w:w="2306" w:type="dxa"/>
          </w:tcPr>
          <w:p w14:paraId="4DDB98B3" w14:textId="362C9B27" w:rsidR="00115953" w:rsidRDefault="00115953" w:rsidP="006D3175">
            <w:pPr>
              <w:pStyle w:val="ListParagraph"/>
              <w:numPr>
                <w:ilvl w:val="1"/>
                <w:numId w:val="5"/>
              </w:numPr>
              <w:rPr>
                <w:ins w:id="282" w:author="STOFFEL Natascha" w:date="2024-04-16T09:27:00Z"/>
                <w:lang w:val="en-US"/>
              </w:rPr>
            </w:pPr>
            <w:ins w:id="283" w:author="STOFFEL Natascha" w:date="2024-04-16T09:28:00Z">
              <w:r>
                <w:rPr>
                  <w:lang w:val="en-US"/>
                </w:rPr>
                <w:t>Display pictures to participant</w:t>
              </w:r>
            </w:ins>
          </w:p>
        </w:tc>
        <w:tc>
          <w:tcPr>
            <w:tcW w:w="8436" w:type="dxa"/>
            <w:vAlign w:val="center"/>
          </w:tcPr>
          <w:p w14:paraId="5E04FA97" w14:textId="77777777" w:rsidR="00115953" w:rsidRPr="00115953" w:rsidRDefault="00115953" w:rsidP="00115953">
            <w:pPr>
              <w:pStyle w:val="ListParagraph"/>
              <w:numPr>
                <w:ilvl w:val="0"/>
                <w:numId w:val="42"/>
              </w:numPr>
              <w:rPr>
                <w:ins w:id="284" w:author="STOFFEL Natascha" w:date="2024-04-16T09:28:00Z"/>
                <w:lang w:val="en-US"/>
                <w:rPrChange w:id="285" w:author="STOFFEL Natascha" w:date="2024-04-16T09:28:00Z">
                  <w:rPr>
                    <w:ins w:id="286" w:author="STOFFEL Natascha" w:date="2024-04-16T09:28:00Z"/>
                    <w:i/>
                    <w:iCs/>
                    <w:lang w:val="en-US"/>
                  </w:rPr>
                </w:rPrChange>
              </w:rPr>
            </w:pPr>
            <w:ins w:id="287" w:author="STOFFEL Natascha" w:date="2024-04-16T09:27:00Z">
              <w:r w:rsidRPr="00115953">
                <w:rPr>
                  <w:lang w:val="en-US"/>
                </w:rPr>
                <w:t xml:space="preserve">Open the folder “Pretty Picture” located on the desktop of the </w:t>
              </w:r>
              <w:r w:rsidRPr="00115953">
                <w:rPr>
                  <w:i/>
                  <w:iCs/>
                  <w:lang w:val="en-US"/>
                </w:rPr>
                <w:t>experimental computer</w:t>
              </w:r>
            </w:ins>
          </w:p>
          <w:p w14:paraId="2509D6B7" w14:textId="77777777" w:rsidR="00115953" w:rsidRDefault="00115953" w:rsidP="00115953">
            <w:pPr>
              <w:pStyle w:val="ListParagraph"/>
              <w:numPr>
                <w:ilvl w:val="0"/>
                <w:numId w:val="42"/>
              </w:numPr>
              <w:rPr>
                <w:ins w:id="288" w:author="STOFFEL Natascha" w:date="2024-04-16T09:28:00Z"/>
                <w:lang w:val="en-US"/>
              </w:rPr>
            </w:pPr>
            <w:ins w:id="289" w:author="STOFFEL Natascha" w:date="2024-04-16T09:27:00Z">
              <w:r w:rsidRPr="00115953">
                <w:rPr>
                  <w:lang w:val="en-US"/>
                </w:rPr>
                <w:t>Double click on a picture to open it</w:t>
              </w:r>
            </w:ins>
          </w:p>
          <w:p w14:paraId="7C7DDC3F" w14:textId="4C8DDB38" w:rsidR="00115953" w:rsidRPr="00115953" w:rsidRDefault="00115953">
            <w:pPr>
              <w:pStyle w:val="ListParagraph"/>
              <w:numPr>
                <w:ilvl w:val="0"/>
                <w:numId w:val="42"/>
              </w:numPr>
              <w:rPr>
                <w:ins w:id="290" w:author="STOFFEL Natascha" w:date="2024-04-16T09:27:00Z"/>
                <w:lang w:val="en-US"/>
              </w:rPr>
              <w:pPrChange w:id="291" w:author="STOFFEL Natascha" w:date="2024-04-16T09:28:00Z">
                <w:pPr>
                  <w:pStyle w:val="ListParagraph"/>
                  <w:numPr>
                    <w:numId w:val="19"/>
                  </w:numPr>
                  <w:ind w:hanging="360"/>
                </w:pPr>
              </w:pPrChange>
            </w:pPr>
            <w:ins w:id="292" w:author="STOFFEL Natascha" w:date="2024-04-16T09:27:00Z">
              <w:r w:rsidRPr="00115953">
                <w:rPr>
                  <w:lang w:val="en-US"/>
                </w:rPr>
                <w:t>In the menu bar above the picture, find the button ‘…’ and select the option ‘Diaporama’</w:t>
              </w:r>
            </w:ins>
            <w:ins w:id="293" w:author="STOFFEL Natascha" w:date="2024-04-16T09:28:00Z">
              <w:r>
                <w:rPr>
                  <w:lang w:val="en-US"/>
                </w:rPr>
                <w:t xml:space="preserve"> or press F5 on keyboard</w:t>
              </w:r>
            </w:ins>
          </w:p>
        </w:tc>
      </w:tr>
      <w:tr w:rsidR="000D2EF4" w:rsidRPr="002B5319" w:rsidDel="00115953" w14:paraId="6554EE0C" w14:textId="5C312BFF" w:rsidTr="00C72ECF">
        <w:trPr>
          <w:trHeight w:val="739"/>
          <w:del w:id="294" w:author="STOFFEL Natascha" w:date="2024-04-16T09:30:00Z"/>
        </w:trPr>
        <w:tc>
          <w:tcPr>
            <w:tcW w:w="2306" w:type="dxa"/>
          </w:tcPr>
          <w:p w14:paraId="43BC7FA4" w14:textId="1502ABBE" w:rsidR="000D2EF4" w:rsidRPr="003522F3" w:rsidDel="00115953" w:rsidRDefault="000D2EF4" w:rsidP="00115953">
            <w:pPr>
              <w:pStyle w:val="ListParagraph"/>
              <w:numPr>
                <w:ilvl w:val="1"/>
                <w:numId w:val="40"/>
              </w:numPr>
              <w:rPr>
                <w:del w:id="295" w:author="STOFFEL Natascha" w:date="2024-04-16T09:30:00Z"/>
                <w:iCs/>
                <w:color w:val="000000" w:themeColor="text1"/>
                <w:lang w:val="en-US"/>
              </w:rPr>
            </w:pPr>
            <w:del w:id="296" w:author="STOFFEL Natascha" w:date="2024-04-16T09:24:00Z">
              <w:r w:rsidRPr="003522F3" w:rsidDel="00115953">
                <w:rPr>
                  <w:iCs/>
                  <w:color w:val="000000" w:themeColor="text1"/>
                  <w:lang w:val="en-US"/>
                </w:rPr>
                <w:delText>Generate the result graph for RRST task</w:delText>
              </w:r>
              <w:r w:rsidR="003522F3" w:rsidDel="00115953">
                <w:rPr>
                  <w:iCs/>
                  <w:color w:val="000000" w:themeColor="text1"/>
                  <w:lang w:val="en-US"/>
                </w:rPr>
                <w:delText xml:space="preserve"> and prepare for the next</w:delText>
              </w:r>
            </w:del>
          </w:p>
        </w:tc>
        <w:tc>
          <w:tcPr>
            <w:tcW w:w="8436" w:type="dxa"/>
          </w:tcPr>
          <w:p w14:paraId="20979FAF" w14:textId="4B96FD09" w:rsidR="000D2EF4" w:rsidRPr="001E4393" w:rsidDel="00115953" w:rsidRDefault="00095669" w:rsidP="00C72ECF">
            <w:pPr>
              <w:pStyle w:val="ListParagraph"/>
              <w:numPr>
                <w:ilvl w:val="0"/>
                <w:numId w:val="29"/>
              </w:numPr>
              <w:rPr>
                <w:del w:id="297" w:author="STOFFEL Natascha" w:date="2024-04-16T09:30:00Z"/>
                <w:lang w:val="en-US"/>
              </w:rPr>
            </w:pPr>
            <w:del w:id="298" w:author="STOFFEL Natascha" w:date="2024-04-16T09:30:00Z">
              <w:r w:rsidDel="00115953">
                <w:rPr>
                  <w:iCs/>
                  <w:lang w:val="en-US"/>
                </w:rPr>
                <w:delText>Execute the script “</w:delText>
              </w:r>
              <w:r w:rsidRPr="00095669" w:rsidDel="00115953">
                <w:rPr>
                  <w:iCs/>
                  <w:lang w:val="en-US"/>
                </w:rPr>
                <w:delText>execute_simple_plot.m</w:delText>
              </w:r>
              <w:r w:rsidDel="00115953">
                <w:rPr>
                  <w:iCs/>
                  <w:lang w:val="en-US"/>
                </w:rPr>
                <w:delText>” already open in MATLAB</w:delText>
              </w:r>
              <w:r w:rsidR="000D2EF4" w:rsidDel="00115953">
                <w:rPr>
                  <w:iCs/>
                  <w:lang w:val="en-US"/>
                </w:rPr>
                <w:delText xml:space="preserve"> </w:delText>
              </w:r>
            </w:del>
          </w:p>
          <w:p w14:paraId="1ADF9853" w14:textId="3F216CB8" w:rsidR="000D2EF4" w:rsidDel="00115953" w:rsidRDefault="000D2EF4" w:rsidP="00095669">
            <w:pPr>
              <w:pStyle w:val="ListParagraph"/>
              <w:numPr>
                <w:ilvl w:val="0"/>
                <w:numId w:val="29"/>
              </w:numPr>
              <w:rPr>
                <w:del w:id="299" w:author="STOFFEL Natascha" w:date="2024-04-16T09:30:00Z"/>
                <w:lang w:val="en-US"/>
              </w:rPr>
            </w:pPr>
            <w:del w:id="300" w:author="STOFFEL Natascha" w:date="2024-04-16T09:30:00Z">
              <w:r w:rsidRPr="001E4393" w:rsidDel="00115953">
                <w:rPr>
                  <w:lang w:val="en-US"/>
                </w:rPr>
                <w:delText xml:space="preserve">Select the data file in </w:delText>
              </w:r>
              <w:r w:rsidDel="00115953">
                <w:rPr>
                  <w:lang w:val="en-US"/>
                </w:rPr>
                <w:delText>“</w:delText>
              </w:r>
              <w:r w:rsidRPr="00B9169F" w:rsidDel="00115953">
                <w:rPr>
                  <w:iCs/>
                  <w:lang w:val="en-US"/>
                </w:rPr>
                <w:delText>D:\Experimental_scripts\projet_interoception_2023\task1_RRST\task\</w:delText>
              </w:r>
              <w:r w:rsidRPr="001E4393" w:rsidDel="00115953">
                <w:rPr>
                  <w:lang w:val="en-US"/>
                </w:rPr>
                <w:delText>RRS-3-0\data</w:delText>
              </w:r>
              <w:r w:rsidDel="00115953">
                <w:rPr>
                  <w:lang w:val="en-US"/>
                </w:rPr>
                <w:delText>”</w:delText>
              </w:r>
              <w:r w:rsidRPr="001E4393" w:rsidDel="00115953">
                <w:rPr>
                  <w:lang w:val="en-US"/>
                </w:rPr>
                <w:delText xml:space="preserve"> folder. If the script finished correctly, the file </w:delText>
              </w:r>
              <w:r w:rsidR="000D3E3D" w:rsidRPr="001E4393" w:rsidDel="00115953">
                <w:rPr>
                  <w:lang w:val="en-US"/>
                </w:rPr>
                <w:delText>would</w:delText>
              </w:r>
              <w:r w:rsidRPr="001E4393" w:rsidDel="00115953">
                <w:rPr>
                  <w:lang w:val="en-US"/>
                </w:rPr>
                <w:delText xml:space="preserve"> start by </w:delText>
              </w:r>
              <w:r w:rsidDel="00115953">
                <w:rPr>
                  <w:lang w:val="en-US"/>
                </w:rPr>
                <w:delText>‘</w:delText>
              </w:r>
              <w:r w:rsidRPr="001E4393" w:rsidDel="00115953">
                <w:rPr>
                  <w:lang w:val="en-US"/>
                </w:rPr>
                <w:delText>RRS_*.mat</w:delText>
              </w:r>
              <w:r w:rsidDel="00115953">
                <w:rPr>
                  <w:lang w:val="en-US"/>
                </w:rPr>
                <w:delText>’</w:delText>
              </w:r>
              <w:r w:rsidRPr="001E4393" w:rsidDel="00115953">
                <w:rPr>
                  <w:lang w:val="en-US"/>
                </w:rPr>
                <w:delText xml:space="preserve"> and if not it will start by </w:delText>
              </w:r>
              <w:r w:rsidDel="00115953">
                <w:rPr>
                  <w:lang w:val="en-US"/>
                </w:rPr>
                <w:delText>‘</w:delText>
              </w:r>
              <w:r w:rsidRPr="001E4393" w:rsidDel="00115953">
                <w:rPr>
                  <w:lang w:val="en-US"/>
                </w:rPr>
                <w:delText>Error_*.mat</w:delText>
              </w:r>
              <w:r w:rsidDel="00115953">
                <w:rPr>
                  <w:lang w:val="en-US"/>
                </w:rPr>
                <w:delText>’</w:delText>
              </w:r>
              <w:r w:rsidRPr="001E4393" w:rsidDel="00115953">
                <w:rPr>
                  <w:lang w:val="en-US"/>
                </w:rPr>
                <w:delText xml:space="preserve"> (but contain still all the data).</w:delText>
              </w:r>
            </w:del>
          </w:p>
          <w:p w14:paraId="5B647565" w14:textId="47ECB4DF" w:rsidR="000D3E3D" w:rsidDel="00115953" w:rsidRDefault="000D3E3D" w:rsidP="00095669">
            <w:pPr>
              <w:pStyle w:val="ListParagraph"/>
              <w:numPr>
                <w:ilvl w:val="0"/>
                <w:numId w:val="29"/>
              </w:numPr>
              <w:rPr>
                <w:del w:id="301" w:author="STOFFEL Natascha" w:date="2024-04-16T09:30:00Z"/>
                <w:lang w:val="en-US"/>
              </w:rPr>
            </w:pPr>
            <w:del w:id="302" w:author="STOFFEL Natascha" w:date="2024-04-16T09:30:00Z">
              <w:r w:rsidDel="00115953">
                <w:rPr>
                  <w:lang w:val="en-US"/>
                </w:rPr>
                <w:delText xml:space="preserve">Drag the results figure on the screen of the participant in order the experimenter can comment it. </w:delText>
              </w:r>
            </w:del>
          </w:p>
          <w:p w14:paraId="37E7D891" w14:textId="75CC4D15" w:rsidR="000D3E3D" w:rsidDel="00115953" w:rsidRDefault="000D3E3D" w:rsidP="00095669">
            <w:pPr>
              <w:pStyle w:val="ListParagraph"/>
              <w:numPr>
                <w:ilvl w:val="0"/>
                <w:numId w:val="29"/>
              </w:numPr>
              <w:rPr>
                <w:del w:id="303" w:author="STOFFEL Natascha" w:date="2024-04-16T09:30:00Z"/>
                <w:lang w:val="en-US"/>
              </w:rPr>
            </w:pPr>
            <w:del w:id="304" w:author="STOFFEL Natascha" w:date="2024-04-16T09:30:00Z">
              <w:r w:rsidDel="00115953">
                <w:rPr>
                  <w:lang w:val="en-US"/>
                </w:rPr>
                <w:delText>In the meanwhile, open</w:delText>
              </w:r>
              <w:r w:rsidR="00EB5D0F" w:rsidDel="00115953">
                <w:rPr>
                  <w:lang w:val="en-US"/>
                </w:rPr>
                <w:delText xml:space="preserve"> the windows pannel “Bluetooth and other devices settings”. Find the device called “COM5” and eject it. </w:delText>
              </w:r>
              <w:r w:rsidR="00EB5D0F" w:rsidDel="00115953">
                <w:rPr>
                  <w:lang w:val="en-US"/>
                </w:rPr>
                <w:br/>
                <w:delText xml:space="preserve">Note: </w:delText>
              </w:r>
              <w:r w:rsidR="00417A44" w:rsidDel="00115953">
                <w:rPr>
                  <w:lang w:val="en-US"/>
                </w:rPr>
                <w:delText>Usually,</w:delText>
              </w:r>
              <w:r w:rsidR="00EB5D0F" w:rsidDel="00115953">
                <w:rPr>
                  <w:lang w:val="en-US"/>
                </w:rPr>
                <w:delText xml:space="preserve"> it work but occasionally nothing happen and the COM5 device stay connected. If nothing </w:delText>
              </w:r>
              <w:r w:rsidR="00417A44" w:rsidDel="00115953">
                <w:rPr>
                  <w:lang w:val="en-US"/>
                </w:rPr>
                <w:delText>happens</w:delText>
              </w:r>
              <w:r w:rsidR="00EB5D0F" w:rsidDel="00115953">
                <w:rPr>
                  <w:lang w:val="en-US"/>
                </w:rPr>
                <w:delText xml:space="preserve"> in the 20 next seconds, go to the next step anyway. </w:delText>
              </w:r>
            </w:del>
          </w:p>
          <w:p w14:paraId="3B9D5BEB" w14:textId="4F19B2B7" w:rsidR="00417A44" w:rsidDel="00115953" w:rsidRDefault="00417A44" w:rsidP="00417A44">
            <w:pPr>
              <w:pStyle w:val="ListParagraph"/>
              <w:numPr>
                <w:ilvl w:val="0"/>
                <w:numId w:val="16"/>
              </w:numPr>
              <w:rPr>
                <w:del w:id="305" w:author="STOFFEL Natascha" w:date="2024-04-16T09:30:00Z"/>
                <w:lang w:val="en-US"/>
              </w:rPr>
            </w:pPr>
            <w:del w:id="306" w:author="STOFFEL Natascha" w:date="2024-04-16T09:30:00Z">
              <w:r w:rsidDel="00115953">
                <w:rPr>
                  <w:lang w:val="en-US"/>
                </w:rPr>
                <w:delText xml:space="preserve">When operator speech over, Go to the “Display setting” of the </w:delText>
              </w:r>
              <w:r w:rsidRPr="00B3516E" w:rsidDel="00115953">
                <w:rPr>
                  <w:i/>
                  <w:iCs/>
                  <w:lang w:val="en-US"/>
                </w:rPr>
                <w:delText>experimental computer</w:delText>
              </w:r>
              <w:r w:rsidDel="00115953">
                <w:rPr>
                  <w:lang w:val="en-US"/>
                </w:rPr>
                <w:delText>. You can access it with a right mouse click on the desktop of the computer. Then in “Multiple displays” section, switch to “Duplicate these Display”</w:delText>
              </w:r>
            </w:del>
          </w:p>
          <w:p w14:paraId="7D239122" w14:textId="5492CD03" w:rsidR="00417A44" w:rsidDel="00115953" w:rsidRDefault="00417A44" w:rsidP="00417A44">
            <w:pPr>
              <w:pStyle w:val="ListParagraph"/>
              <w:numPr>
                <w:ilvl w:val="0"/>
                <w:numId w:val="16"/>
              </w:numPr>
              <w:rPr>
                <w:del w:id="307" w:author="STOFFEL Natascha" w:date="2024-04-16T09:30:00Z"/>
                <w:lang w:val="en-US"/>
              </w:rPr>
            </w:pPr>
            <w:del w:id="308" w:author="STOFFEL Natascha" w:date="2024-04-16T09:30:00Z">
              <w:r w:rsidDel="00115953">
                <w:rPr>
                  <w:lang w:val="en-US"/>
                </w:rPr>
                <w:delText xml:space="preserve">In the MATLAB result plot window, </w:delText>
              </w:r>
            </w:del>
          </w:p>
          <w:p w14:paraId="4A576D51" w14:textId="25813AC5" w:rsidR="00417A44" w:rsidDel="00115953" w:rsidRDefault="00417A44" w:rsidP="00417A44">
            <w:pPr>
              <w:pStyle w:val="ListParagraph"/>
              <w:numPr>
                <w:ilvl w:val="1"/>
                <w:numId w:val="16"/>
              </w:numPr>
              <w:rPr>
                <w:del w:id="309" w:author="STOFFEL Natascha" w:date="2024-04-16T09:30:00Z"/>
                <w:lang w:val="en-US"/>
              </w:rPr>
            </w:pPr>
            <w:del w:id="310" w:author="STOFFEL Natascha" w:date="2024-04-16T09:30:00Z">
              <w:r w:rsidDel="00115953">
                <w:rPr>
                  <w:lang w:val="en-US"/>
                </w:rPr>
                <w:delText>go to ‘File-&gt;Save As’</w:delText>
              </w:r>
            </w:del>
          </w:p>
          <w:p w14:paraId="202657FB" w14:textId="178E170F" w:rsidR="00417A44" w:rsidDel="00115953" w:rsidRDefault="00417A44" w:rsidP="00417A44">
            <w:pPr>
              <w:pStyle w:val="ListParagraph"/>
              <w:numPr>
                <w:ilvl w:val="1"/>
                <w:numId w:val="16"/>
              </w:numPr>
              <w:rPr>
                <w:del w:id="311" w:author="STOFFEL Natascha" w:date="2024-04-16T09:30:00Z"/>
                <w:lang w:val="en-US"/>
              </w:rPr>
            </w:pPr>
            <w:del w:id="312" w:author="STOFFEL Natascha" w:date="2024-04-16T09:30:00Z">
              <w:r w:rsidDel="00115953">
                <w:rPr>
                  <w:lang w:val="en-US"/>
                </w:rPr>
                <w:delText xml:space="preserve">go in the data directory of the participant or create it (exact path: </w:delText>
              </w:r>
              <w:r w:rsidRPr="00B9169F" w:rsidDel="00115953">
                <w:rPr>
                  <w:iCs/>
                  <w:lang w:val="en-US"/>
                </w:rPr>
                <w:delText>D:\Experimental_scripts\projet_interoception_2023\</w:delText>
              </w:r>
              <w:r w:rsidDel="00115953">
                <w:rPr>
                  <w:iCs/>
                  <w:lang w:val="en-US"/>
                </w:rPr>
                <w:delText>data\PXXX)</w:delText>
              </w:r>
            </w:del>
          </w:p>
          <w:p w14:paraId="25ED5714" w14:textId="36C1C703" w:rsidR="00417A44" w:rsidDel="00115953" w:rsidRDefault="00417A44" w:rsidP="00417A44">
            <w:pPr>
              <w:pStyle w:val="ListParagraph"/>
              <w:numPr>
                <w:ilvl w:val="1"/>
                <w:numId w:val="16"/>
              </w:numPr>
              <w:rPr>
                <w:del w:id="313" w:author="STOFFEL Natascha" w:date="2024-04-16T09:30:00Z"/>
                <w:lang w:val="en-US"/>
              </w:rPr>
            </w:pPr>
            <w:del w:id="314" w:author="STOFFEL Natascha" w:date="2024-04-16T09:30:00Z">
              <w:r w:rsidDel="00115953">
                <w:rPr>
                  <w:lang w:val="en-US"/>
                </w:rPr>
                <w:delText>change the destination file format for .jpg</w:delText>
              </w:r>
            </w:del>
          </w:p>
          <w:p w14:paraId="54650EE7" w14:textId="276B1D88" w:rsidR="00417A44" w:rsidDel="00115953" w:rsidRDefault="00417A44" w:rsidP="00417A44">
            <w:pPr>
              <w:pStyle w:val="ListParagraph"/>
              <w:numPr>
                <w:ilvl w:val="1"/>
                <w:numId w:val="16"/>
              </w:numPr>
              <w:rPr>
                <w:del w:id="315" w:author="STOFFEL Natascha" w:date="2024-04-16T09:30:00Z"/>
                <w:lang w:val="en-US"/>
              </w:rPr>
            </w:pPr>
            <w:del w:id="316" w:author="STOFFEL Natascha" w:date="2024-04-16T09:30:00Z">
              <w:r w:rsidDel="00115953">
                <w:rPr>
                  <w:lang w:val="en-US"/>
                </w:rPr>
                <w:delText xml:space="preserve">Name your file </w:delText>
              </w:r>
              <w:r w:rsidRPr="00417A44" w:rsidDel="00115953">
                <w:rPr>
                  <w:lang w:val="en-US"/>
                </w:rPr>
                <w:delText>RRST_results_P</w:delText>
              </w:r>
              <w:r w:rsidDel="00115953">
                <w:rPr>
                  <w:lang w:val="en-US"/>
                </w:rPr>
                <w:delText>XXX</w:delText>
              </w:r>
              <w:r w:rsidRPr="00417A44" w:rsidDel="00115953">
                <w:rPr>
                  <w:lang w:val="en-US"/>
                </w:rPr>
                <w:delText>.jpg</w:delText>
              </w:r>
            </w:del>
          </w:p>
          <w:p w14:paraId="0110B7DE" w14:textId="4AD7DD4B" w:rsidR="00417A44" w:rsidDel="00115953" w:rsidRDefault="00417A44" w:rsidP="00417A44">
            <w:pPr>
              <w:pStyle w:val="ListParagraph"/>
              <w:numPr>
                <w:ilvl w:val="1"/>
                <w:numId w:val="16"/>
              </w:numPr>
              <w:rPr>
                <w:del w:id="317" w:author="STOFFEL Natascha" w:date="2024-04-16T09:30:00Z"/>
                <w:lang w:val="en-US"/>
              </w:rPr>
            </w:pPr>
            <w:del w:id="318" w:author="STOFFEL Natascha" w:date="2024-04-16T09:30:00Z">
              <w:r w:rsidDel="00115953">
                <w:rPr>
                  <w:lang w:val="en-US"/>
                </w:rPr>
                <w:delText xml:space="preserve">Close the </w:delText>
              </w:r>
              <w:r w:rsidR="00F44D99" w:rsidDel="00115953">
                <w:rPr>
                  <w:lang w:val="en-US"/>
                </w:rPr>
                <w:delText>MATLAB result plot window</w:delText>
              </w:r>
            </w:del>
          </w:p>
          <w:p w14:paraId="2EA3294E" w14:textId="098FACCC" w:rsidR="00F44D99" w:rsidDel="00115953" w:rsidRDefault="00F44D99" w:rsidP="00F44D99">
            <w:pPr>
              <w:pStyle w:val="ListParagraph"/>
              <w:numPr>
                <w:ilvl w:val="0"/>
                <w:numId w:val="16"/>
              </w:numPr>
              <w:rPr>
                <w:del w:id="319" w:author="STOFFEL Natascha" w:date="2024-04-16T09:30:00Z"/>
                <w:lang w:val="en-US"/>
              </w:rPr>
            </w:pPr>
            <w:del w:id="320" w:author="STOFFEL Natascha" w:date="2024-04-16T09:30:00Z">
              <w:r w:rsidDel="00115953">
                <w:rPr>
                  <w:lang w:val="en-US"/>
                </w:rPr>
                <w:delText xml:space="preserve">Display picture to participant: </w:delText>
              </w:r>
            </w:del>
          </w:p>
          <w:p w14:paraId="1261D3DB" w14:textId="6CAA2C7C" w:rsidR="00F44D99" w:rsidDel="00115953" w:rsidRDefault="00F44D99" w:rsidP="00F44D99">
            <w:pPr>
              <w:pStyle w:val="ListParagraph"/>
              <w:numPr>
                <w:ilvl w:val="1"/>
                <w:numId w:val="16"/>
              </w:numPr>
              <w:rPr>
                <w:del w:id="321" w:author="STOFFEL Natascha" w:date="2024-04-16T09:30:00Z"/>
                <w:lang w:val="en-US"/>
              </w:rPr>
            </w:pPr>
            <w:del w:id="322" w:author="STOFFEL Natascha" w:date="2024-04-16T09:30:00Z">
              <w:r w:rsidDel="00115953">
                <w:rPr>
                  <w:lang w:val="en-US"/>
                </w:rPr>
                <w:delText xml:space="preserve">Open the folder “Pretty Picture” located on the desktop of the </w:delText>
              </w:r>
              <w:r w:rsidRPr="00F44D99" w:rsidDel="00115953">
                <w:rPr>
                  <w:i/>
                  <w:iCs/>
                  <w:lang w:val="en-US"/>
                </w:rPr>
                <w:delText>experimental computer</w:delText>
              </w:r>
            </w:del>
          </w:p>
          <w:p w14:paraId="74F78A90" w14:textId="6AC97865" w:rsidR="00F44D99" w:rsidDel="00115953" w:rsidRDefault="00F44D99" w:rsidP="00F44D99">
            <w:pPr>
              <w:pStyle w:val="ListParagraph"/>
              <w:numPr>
                <w:ilvl w:val="1"/>
                <w:numId w:val="16"/>
              </w:numPr>
              <w:rPr>
                <w:del w:id="323" w:author="STOFFEL Natascha" w:date="2024-04-16T09:30:00Z"/>
                <w:lang w:val="en-US"/>
              </w:rPr>
            </w:pPr>
            <w:del w:id="324" w:author="STOFFEL Natascha" w:date="2024-04-16T09:30:00Z">
              <w:r w:rsidDel="00115953">
                <w:rPr>
                  <w:lang w:val="en-US"/>
                </w:rPr>
                <w:delText>Double click on a picture to open it</w:delText>
              </w:r>
            </w:del>
          </w:p>
          <w:p w14:paraId="679BF6B8" w14:textId="3DC225CE" w:rsidR="00F44D99" w:rsidRPr="000D2EF4" w:rsidDel="00115953" w:rsidRDefault="00F44D99" w:rsidP="00F44D99">
            <w:pPr>
              <w:pStyle w:val="ListParagraph"/>
              <w:numPr>
                <w:ilvl w:val="1"/>
                <w:numId w:val="16"/>
              </w:numPr>
              <w:rPr>
                <w:del w:id="325" w:author="STOFFEL Natascha" w:date="2024-04-16T09:30:00Z"/>
                <w:lang w:val="en-US"/>
              </w:rPr>
            </w:pPr>
            <w:del w:id="326" w:author="STOFFEL Natascha" w:date="2024-04-16T09:30:00Z">
              <w:r w:rsidDel="00115953">
                <w:rPr>
                  <w:lang w:val="en-US"/>
                </w:rPr>
                <w:delText>In the menu bar above the picture, find the button ‘…’ and select the option ‘Diaporama’</w:delText>
              </w:r>
            </w:del>
          </w:p>
        </w:tc>
      </w:tr>
      <w:tr w:rsidR="000D2EF4" w:rsidRPr="00FF7406" w14:paraId="4DC5C256" w14:textId="77777777" w:rsidTr="00C72ECF">
        <w:trPr>
          <w:trHeight w:val="739"/>
        </w:trPr>
        <w:tc>
          <w:tcPr>
            <w:tcW w:w="2306" w:type="dxa"/>
          </w:tcPr>
          <w:p w14:paraId="067F920C" w14:textId="00067947" w:rsidR="000D2EF4" w:rsidRPr="003522F3" w:rsidRDefault="000D2EF4" w:rsidP="003522F3">
            <w:pPr>
              <w:rPr>
                <w:iCs/>
                <w:color w:val="000000" w:themeColor="text1"/>
                <w:lang w:val="en-US"/>
              </w:rPr>
            </w:pPr>
            <w:r>
              <w:rPr>
                <w:iCs/>
                <w:color w:val="000000" w:themeColor="text1"/>
                <w:lang w:val="en-US"/>
              </w:rPr>
              <w:t>NOTE</w:t>
            </w:r>
          </w:p>
        </w:tc>
        <w:tc>
          <w:tcPr>
            <w:tcW w:w="8436" w:type="dxa"/>
          </w:tcPr>
          <w:p w14:paraId="67128D5B" w14:textId="3C2778B5" w:rsidR="000D2EF4" w:rsidRPr="000D2EF4" w:rsidRDefault="000D2EF4" w:rsidP="003522F3">
            <w:pPr>
              <w:rPr>
                <w:lang w:val="en-US"/>
              </w:rPr>
            </w:pPr>
            <w:r w:rsidRPr="00BE074A">
              <w:rPr>
                <w:lang w:val="en-US"/>
              </w:rPr>
              <w:t xml:space="preserve">If you </w:t>
            </w:r>
            <w:r w:rsidR="00EB5D0F" w:rsidRPr="00BE074A">
              <w:rPr>
                <w:lang w:val="en-US"/>
              </w:rPr>
              <w:t>must</w:t>
            </w:r>
            <w:r w:rsidRPr="00BE074A">
              <w:rPr>
                <w:lang w:val="en-US"/>
              </w:rPr>
              <w:t xml:space="preserve"> quit the </w:t>
            </w:r>
            <w:r w:rsidR="00EB5D0F">
              <w:rPr>
                <w:lang w:val="en-US"/>
              </w:rPr>
              <w:t xml:space="preserve">RRST </w:t>
            </w:r>
            <w:r w:rsidRPr="00BE074A">
              <w:rPr>
                <w:lang w:val="en-US"/>
              </w:rPr>
              <w:t xml:space="preserve">task when </w:t>
            </w:r>
            <w:r w:rsidR="00EB5D0F" w:rsidRPr="00BE074A">
              <w:rPr>
                <w:lang w:val="en-US"/>
              </w:rPr>
              <w:t>it’s</w:t>
            </w:r>
            <w:r w:rsidRPr="00BE074A">
              <w:rPr>
                <w:lang w:val="en-US"/>
              </w:rPr>
              <w:t xml:space="preserve"> still running:</w:t>
            </w:r>
            <w:r>
              <w:rPr>
                <w:lang w:val="en-US"/>
              </w:rPr>
              <w:t xml:space="preserve"> </w:t>
            </w:r>
            <w:r w:rsidR="00EB5D0F">
              <w:rPr>
                <w:lang w:val="en-US"/>
              </w:rPr>
              <w:t>Wait a respiration period/period of the main screen and press on the ‘</w:t>
            </w:r>
            <w:r w:rsidR="00EB5D0F" w:rsidRPr="00417A44">
              <w:rPr>
                <w:b/>
                <w:bCs/>
                <w:lang w:val="en-US"/>
              </w:rPr>
              <w:t>Esc’</w:t>
            </w:r>
            <w:r w:rsidR="00EB5D0F">
              <w:rPr>
                <w:lang w:val="en-US"/>
              </w:rPr>
              <w:t xml:space="preserve"> task of the keyboard. It is not possible to abort the task during questions, break period or during the training. If you </w:t>
            </w:r>
            <w:r w:rsidR="00417A44">
              <w:rPr>
                <w:lang w:val="en-US"/>
              </w:rPr>
              <w:t xml:space="preserve">absolutely </w:t>
            </w:r>
            <w:r w:rsidR="00EB5D0F">
              <w:rPr>
                <w:lang w:val="en-US"/>
              </w:rPr>
              <w:t xml:space="preserve">need to abort during </w:t>
            </w:r>
            <w:r w:rsidR="00417A44">
              <w:rPr>
                <w:lang w:val="en-US"/>
              </w:rPr>
              <w:t>these periods (which I don’t advise)</w:t>
            </w:r>
            <w:r w:rsidR="00EB5D0F">
              <w:rPr>
                <w:lang w:val="en-US"/>
              </w:rPr>
              <w:t xml:space="preserve">, you have no choice to use the task manager (CTRL+ALT+DEL) and force quit MATLAB. Normally restart MATLAB should be enough to re-execute the RRST script. </w:t>
            </w:r>
            <w:r w:rsidR="00417A44">
              <w:rPr>
                <w:lang w:val="en-US"/>
              </w:rPr>
              <w:t>However,</w:t>
            </w:r>
            <w:r w:rsidR="00EB5D0F">
              <w:rPr>
                <w:lang w:val="en-US"/>
              </w:rPr>
              <w:t xml:space="preserve"> if Matlab </w:t>
            </w:r>
            <w:r w:rsidR="00417A44">
              <w:rPr>
                <w:lang w:val="en-US"/>
              </w:rPr>
              <w:t>failed</w:t>
            </w:r>
            <w:r w:rsidR="00EB5D0F">
              <w:rPr>
                <w:lang w:val="en-US"/>
              </w:rPr>
              <w:t xml:space="preserve"> to reconnect to the device you have to close MATLAB, follow the disconnection procedure of the RRST device</w:t>
            </w:r>
            <w:r w:rsidR="00417A44">
              <w:rPr>
                <w:lang w:val="en-US"/>
              </w:rPr>
              <w:t xml:space="preserve">. Reconnect it and restart MATLAB. If it still </w:t>
            </w:r>
            <w:del w:id="327" w:author="MOUTHON Michael" w:date="2024-04-16T11:21:00Z">
              <w:r w:rsidR="00417A44" w:rsidDel="00820F26">
                <w:rPr>
                  <w:lang w:val="en-US"/>
                </w:rPr>
                <w:delText>don’t</w:delText>
              </w:r>
            </w:del>
            <w:ins w:id="328" w:author="MOUTHON Michael" w:date="2024-04-16T11:21:00Z">
              <w:r w:rsidR="00820F26">
                <w:rPr>
                  <w:lang w:val="en-US"/>
                </w:rPr>
                <w:t>doesn’t</w:t>
              </w:r>
            </w:ins>
            <w:r w:rsidR="00417A44">
              <w:rPr>
                <w:lang w:val="en-US"/>
              </w:rPr>
              <w:t xml:space="preserve"> work, disconnect the device and restart the computer.</w:t>
            </w:r>
          </w:p>
        </w:tc>
      </w:tr>
    </w:tbl>
    <w:p w14:paraId="62E6A5EE" w14:textId="77777777" w:rsidR="003F0C27" w:rsidRDefault="003F0C27">
      <w:pPr>
        <w:rPr>
          <w:lang w:val="en-US"/>
        </w:rPr>
      </w:pPr>
    </w:p>
    <w:p w14:paraId="721CACCC" w14:textId="0E84E4DE" w:rsidR="003F0C27" w:rsidRDefault="00694EED">
      <w:pPr>
        <w:rPr>
          <w:lang w:val="en-US"/>
        </w:rPr>
      </w:pPr>
      <w:r>
        <w:rPr>
          <w:lang w:val="en-US"/>
        </w:rPr>
        <w:t xml:space="preserve"> </w:t>
      </w:r>
    </w:p>
    <w:p w14:paraId="3539215E" w14:textId="77777777" w:rsidR="003F0C27" w:rsidRDefault="003F0C27">
      <w:pPr>
        <w:rPr>
          <w:lang w:val="en-US"/>
        </w:rPr>
      </w:pPr>
      <w:r>
        <w:rPr>
          <w:lang w:val="en-US"/>
        </w:rPr>
        <w:br w:type="page"/>
      </w:r>
    </w:p>
    <w:p w14:paraId="4A6A81D0" w14:textId="3ADBBFC7" w:rsidR="000F4BA5" w:rsidRPr="0072274C" w:rsidRDefault="00E74A3E" w:rsidP="00115953">
      <w:pPr>
        <w:pStyle w:val="ListParagraph"/>
        <w:numPr>
          <w:ilvl w:val="0"/>
          <w:numId w:val="40"/>
        </w:numPr>
        <w:spacing w:after="200" w:line="276" w:lineRule="auto"/>
        <w:jc w:val="both"/>
        <w:rPr>
          <w:lang w:val="en-US"/>
        </w:rPr>
      </w:pPr>
      <w:r>
        <w:rPr>
          <w:b/>
          <w:noProof/>
          <w:lang w:val="en-US"/>
        </w:rPr>
        <w:lastRenderedPageBreak/>
        <w:t>Setup EEG</w:t>
      </w:r>
      <w:r w:rsidR="00804F89">
        <w:rPr>
          <w:b/>
          <w:noProof/>
          <w:lang w:val="en-US"/>
        </w:rPr>
        <w:t xml:space="preserve"> and signal check</w:t>
      </w:r>
    </w:p>
    <w:tbl>
      <w:tblPr>
        <w:tblStyle w:val="TableGrid"/>
        <w:tblW w:w="10742" w:type="dxa"/>
        <w:tblInd w:w="-714" w:type="dxa"/>
        <w:tblLayout w:type="fixed"/>
        <w:tblLook w:val="04A0" w:firstRow="1" w:lastRow="0" w:firstColumn="1" w:lastColumn="0" w:noHBand="0" w:noVBand="1"/>
      </w:tblPr>
      <w:tblGrid>
        <w:gridCol w:w="2306"/>
        <w:gridCol w:w="8436"/>
      </w:tblGrid>
      <w:tr w:rsidR="000F4BA5" w:rsidRPr="000F4BA5" w14:paraId="287CA779" w14:textId="77777777" w:rsidTr="00C72ECF">
        <w:trPr>
          <w:trHeight w:val="243"/>
        </w:trPr>
        <w:tc>
          <w:tcPr>
            <w:tcW w:w="2306" w:type="dxa"/>
          </w:tcPr>
          <w:p w14:paraId="522DE00D" w14:textId="77777777" w:rsidR="000F4BA5" w:rsidRDefault="000F4BA5" w:rsidP="00C72ECF">
            <w:r>
              <w:t>What to do</w:t>
            </w:r>
          </w:p>
        </w:tc>
        <w:tc>
          <w:tcPr>
            <w:tcW w:w="8436" w:type="dxa"/>
          </w:tcPr>
          <w:p w14:paraId="44F93BEC" w14:textId="77777777" w:rsidR="000F4BA5" w:rsidRPr="00A17628" w:rsidRDefault="000F4BA5" w:rsidP="00C72ECF">
            <w:pPr>
              <w:rPr>
                <w:lang w:val="en-US"/>
              </w:rPr>
            </w:pPr>
            <w:r>
              <w:rPr>
                <w:lang w:val="en-US"/>
              </w:rPr>
              <w:t>Notes</w:t>
            </w:r>
          </w:p>
        </w:tc>
      </w:tr>
      <w:tr w:rsidR="00804F89" w:rsidRPr="00FF7406" w14:paraId="55C8A3C1" w14:textId="77777777" w:rsidTr="00C72ECF">
        <w:trPr>
          <w:trHeight w:val="739"/>
        </w:trPr>
        <w:tc>
          <w:tcPr>
            <w:tcW w:w="2306" w:type="dxa"/>
          </w:tcPr>
          <w:p w14:paraId="4F797332" w14:textId="2FD35541" w:rsidR="00804F89" w:rsidRPr="00AE6A48" w:rsidRDefault="00804F89" w:rsidP="00115953">
            <w:pPr>
              <w:pStyle w:val="ListParagraph"/>
              <w:numPr>
                <w:ilvl w:val="1"/>
                <w:numId w:val="40"/>
              </w:numPr>
              <w:rPr>
                <w:lang w:val="en-US"/>
              </w:rPr>
            </w:pPr>
            <w:r>
              <w:rPr>
                <w:lang w:val="en-US"/>
              </w:rPr>
              <w:t xml:space="preserve">Setup </w:t>
            </w:r>
          </w:p>
        </w:tc>
        <w:tc>
          <w:tcPr>
            <w:tcW w:w="8436" w:type="dxa"/>
            <w:vAlign w:val="center"/>
          </w:tcPr>
          <w:p w14:paraId="26BC555D" w14:textId="2D726E65" w:rsidR="00804F89" w:rsidRDefault="00804F89" w:rsidP="00804F89">
            <w:pPr>
              <w:rPr>
                <w:b/>
                <w:bCs/>
                <w:lang w:val="en-US"/>
              </w:rPr>
            </w:pPr>
            <w:r>
              <w:rPr>
                <w:lang w:val="en-US"/>
              </w:rPr>
              <w:t xml:space="preserve">Install the ECG, Respiration belt, EEG with the Experimenter </w:t>
            </w:r>
            <w:r w:rsidR="003F0C27">
              <w:rPr>
                <w:lang w:val="en-US"/>
              </w:rPr>
              <w:t>according to</w:t>
            </w:r>
            <w:r>
              <w:rPr>
                <w:lang w:val="en-US"/>
              </w:rPr>
              <w:t xml:space="preserve"> the document </w:t>
            </w:r>
            <w:r w:rsidR="00803D01" w:rsidRPr="00803D01">
              <w:rPr>
                <w:b/>
                <w:bCs/>
                <w:lang w:val="en-US"/>
              </w:rPr>
              <w:t>SOP_</w:t>
            </w:r>
            <w:r w:rsidRPr="00803D01">
              <w:rPr>
                <w:b/>
                <w:bCs/>
                <w:lang w:val="en-US"/>
              </w:rPr>
              <w:t>EE</w:t>
            </w:r>
            <w:r w:rsidRPr="0049577B">
              <w:rPr>
                <w:b/>
                <w:bCs/>
                <w:lang w:val="en-US"/>
              </w:rPr>
              <w:t>G.docx</w:t>
            </w:r>
          </w:p>
          <w:p w14:paraId="50708232" w14:textId="77777777" w:rsidR="00804F89" w:rsidRPr="00804F89" w:rsidRDefault="00804F89" w:rsidP="00804F89">
            <w:pPr>
              <w:rPr>
                <w:i/>
                <w:iCs/>
                <w:lang w:val="en-US"/>
              </w:rPr>
            </w:pPr>
            <w:r w:rsidRPr="00804F89">
              <w:rPr>
                <w:i/>
                <w:iCs/>
                <w:lang w:val="en-US"/>
              </w:rPr>
              <w:t xml:space="preserve">Reminder: </w:t>
            </w:r>
          </w:p>
          <w:p w14:paraId="418B6D8C" w14:textId="647D673C" w:rsidR="00804F89" w:rsidRDefault="00804F89" w:rsidP="006D3175">
            <w:pPr>
              <w:pStyle w:val="ListParagraph"/>
              <w:numPr>
                <w:ilvl w:val="0"/>
                <w:numId w:val="14"/>
              </w:numPr>
              <w:rPr>
                <w:lang w:val="en-US"/>
              </w:rPr>
            </w:pPr>
            <w:r w:rsidRPr="000F4BA5">
              <w:rPr>
                <w:lang w:val="en-US"/>
              </w:rPr>
              <w:t>ECG electrod</w:t>
            </w:r>
            <w:r w:rsidR="000D2EF4">
              <w:rPr>
                <w:lang w:val="en-US"/>
              </w:rPr>
              <w:t>e</w:t>
            </w:r>
            <w:r w:rsidRPr="000F4BA5">
              <w:rPr>
                <w:lang w:val="en-US"/>
              </w:rPr>
              <w:t xml:space="preserve"> position</w:t>
            </w:r>
            <w:r w:rsidR="000D2EF4">
              <w:rPr>
                <w:lang w:val="en-US"/>
              </w:rPr>
              <w:t>s</w:t>
            </w:r>
            <w:r>
              <w:rPr>
                <w:lang w:val="en-US"/>
              </w:rPr>
              <w:t xml:space="preserve"> </w:t>
            </w:r>
            <w:r w:rsidRPr="000F4BA5">
              <w:rPr>
                <w:lang w:val="en-US"/>
              </w:rPr>
              <w:t xml:space="preserve">: </w:t>
            </w:r>
            <w:r>
              <w:rPr>
                <w:noProof/>
                <w:lang w:val="en-US"/>
              </w:rPr>
              <w:drawing>
                <wp:inline distT="0" distB="0" distL="0" distR="0" wp14:anchorId="16BA01A1" wp14:editId="78DD2CFD">
                  <wp:extent cx="923925" cy="969363"/>
                  <wp:effectExtent l="0" t="0" r="0" b="254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950689" cy="997443"/>
                          </a:xfrm>
                          <a:prstGeom prst="rect">
                            <a:avLst/>
                          </a:prstGeom>
                        </pic:spPr>
                      </pic:pic>
                    </a:graphicData>
                  </a:graphic>
                </wp:inline>
              </w:drawing>
            </w:r>
            <w:r>
              <w:rPr>
                <w:lang w:val="en-US"/>
              </w:rPr>
              <w:t xml:space="preserve"> (when you face the </w:t>
            </w:r>
            <w:r w:rsidR="00F40733">
              <w:rPr>
                <w:lang w:val="en-US"/>
              </w:rPr>
              <w:t>participant</w:t>
            </w:r>
            <w:r>
              <w:rPr>
                <w:lang w:val="en-US"/>
              </w:rPr>
              <w:t>)</w:t>
            </w:r>
          </w:p>
          <w:p w14:paraId="01452C7F" w14:textId="0F5B6DAE" w:rsidR="00804F89" w:rsidRPr="00804F89" w:rsidRDefault="00804F89" w:rsidP="006D3175">
            <w:pPr>
              <w:pStyle w:val="ListParagraph"/>
              <w:numPr>
                <w:ilvl w:val="0"/>
                <w:numId w:val="14"/>
              </w:numPr>
              <w:rPr>
                <w:lang w:val="en-US"/>
              </w:rPr>
            </w:pPr>
            <w:r>
              <w:rPr>
                <w:lang w:val="en-US"/>
              </w:rPr>
              <w:t>When filling the gel, respect order of the number; look at the document that is shared with the experimenter.</w:t>
            </w:r>
          </w:p>
        </w:tc>
      </w:tr>
      <w:tr w:rsidR="000F4BA5" w:rsidRPr="003522F3" w14:paraId="302057BC" w14:textId="77777777" w:rsidTr="00C72ECF">
        <w:trPr>
          <w:trHeight w:val="739"/>
        </w:trPr>
        <w:tc>
          <w:tcPr>
            <w:tcW w:w="2306" w:type="dxa"/>
          </w:tcPr>
          <w:p w14:paraId="30E6B947" w14:textId="03FC8991" w:rsidR="000F4BA5" w:rsidRPr="00AE6A48" w:rsidRDefault="006C3C25" w:rsidP="00115953">
            <w:pPr>
              <w:pStyle w:val="ListParagraph"/>
              <w:numPr>
                <w:ilvl w:val="1"/>
                <w:numId w:val="40"/>
              </w:numPr>
              <w:rPr>
                <w:color w:val="000000" w:themeColor="text1"/>
                <w:lang w:val="en-US"/>
              </w:rPr>
            </w:pPr>
            <w:r w:rsidRPr="00AE6A48">
              <w:rPr>
                <w:color w:val="000000" w:themeColor="text1"/>
                <w:lang w:val="en-US"/>
              </w:rPr>
              <w:t>Quality check of the EEG setup</w:t>
            </w:r>
          </w:p>
        </w:tc>
        <w:tc>
          <w:tcPr>
            <w:tcW w:w="8436" w:type="dxa"/>
          </w:tcPr>
          <w:p w14:paraId="226E00C1" w14:textId="56B9F883" w:rsidR="006C3C25" w:rsidRDefault="006C3C25" w:rsidP="006D3175">
            <w:pPr>
              <w:pStyle w:val="ListParagraph"/>
              <w:numPr>
                <w:ilvl w:val="0"/>
                <w:numId w:val="1"/>
              </w:numPr>
              <w:rPr>
                <w:lang w:val="en-US"/>
              </w:rPr>
            </w:pPr>
            <w:r>
              <w:rPr>
                <w:iCs/>
                <w:color w:val="000000" w:themeColor="text1"/>
                <w:lang w:val="en-US"/>
              </w:rPr>
              <w:t xml:space="preserve">Open “Offset” tab in Actiview and </w:t>
            </w:r>
            <w:r>
              <w:rPr>
                <w:lang w:val="en-US"/>
              </w:rPr>
              <w:t>check that the values are in the interval [-30,30]</w:t>
            </w:r>
            <w:r>
              <w:rPr>
                <w:lang w:val="en-US"/>
              </w:rPr>
              <w:br/>
            </w:r>
            <w:r>
              <w:rPr>
                <w:noProof/>
                <w:lang w:val="en-US"/>
              </w:rPr>
              <w:drawing>
                <wp:inline distT="0" distB="0" distL="0" distR="0" wp14:anchorId="377F8B90" wp14:editId="6D5C5D01">
                  <wp:extent cx="1860724" cy="1047750"/>
                  <wp:effectExtent l="0" t="0" r="635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892143" cy="1065442"/>
                          </a:xfrm>
                          <a:prstGeom prst="rect">
                            <a:avLst/>
                          </a:prstGeom>
                          <a:noFill/>
                          <a:ln>
                            <a:noFill/>
                          </a:ln>
                        </pic:spPr>
                      </pic:pic>
                    </a:graphicData>
                  </a:graphic>
                </wp:inline>
              </w:drawing>
            </w:r>
          </w:p>
          <w:p w14:paraId="6CA6C955" w14:textId="344102D1" w:rsidR="00BE54B5" w:rsidRDefault="00BE54B5" w:rsidP="006D3175">
            <w:pPr>
              <w:pStyle w:val="ListParagraph"/>
              <w:numPr>
                <w:ilvl w:val="0"/>
                <w:numId w:val="1"/>
              </w:numPr>
              <w:rPr>
                <w:lang w:val="en-US"/>
              </w:rPr>
            </w:pPr>
            <w:r>
              <w:rPr>
                <w:lang w:val="en-US"/>
              </w:rPr>
              <w:t xml:space="preserve">To improved a bad channel : </w:t>
            </w:r>
          </w:p>
          <w:p w14:paraId="0A141949" w14:textId="158CD66A" w:rsidR="00BE54B5" w:rsidRDefault="00BE54B5" w:rsidP="006D3175">
            <w:pPr>
              <w:pStyle w:val="ListParagraph"/>
              <w:numPr>
                <w:ilvl w:val="1"/>
                <w:numId w:val="1"/>
              </w:numPr>
              <w:rPr>
                <w:lang w:val="en-US"/>
              </w:rPr>
            </w:pPr>
            <w:r>
              <w:rPr>
                <w:lang w:val="en-US"/>
              </w:rPr>
              <w:t xml:space="preserve">Unplug the </w:t>
            </w:r>
            <w:r w:rsidR="003F0C27">
              <w:rPr>
                <w:lang w:val="en-US"/>
              </w:rPr>
              <w:t>electrode</w:t>
            </w:r>
          </w:p>
          <w:p w14:paraId="43697B52" w14:textId="5CF61B87" w:rsidR="00BE54B5" w:rsidRDefault="00BE54B5" w:rsidP="006D3175">
            <w:pPr>
              <w:pStyle w:val="ListParagraph"/>
              <w:numPr>
                <w:ilvl w:val="1"/>
                <w:numId w:val="1"/>
              </w:numPr>
              <w:rPr>
                <w:lang w:val="en-US"/>
              </w:rPr>
            </w:pPr>
            <w:r>
              <w:rPr>
                <w:lang w:val="en-US"/>
              </w:rPr>
              <w:t>Try to move away the hair with the syringe</w:t>
            </w:r>
          </w:p>
          <w:p w14:paraId="4F44F567" w14:textId="47934656" w:rsidR="00BE54B5" w:rsidRDefault="00BE54B5" w:rsidP="006D3175">
            <w:pPr>
              <w:pStyle w:val="ListParagraph"/>
              <w:numPr>
                <w:ilvl w:val="1"/>
                <w:numId w:val="1"/>
              </w:numPr>
              <w:rPr>
                <w:lang w:val="en-US"/>
              </w:rPr>
            </w:pPr>
            <w:r>
              <w:rPr>
                <w:lang w:val="en-US"/>
              </w:rPr>
              <w:t>Add a little bit of gel</w:t>
            </w:r>
          </w:p>
          <w:p w14:paraId="6E2EE622" w14:textId="74F2BF81" w:rsidR="00BE54B5" w:rsidRPr="00BE54B5" w:rsidRDefault="002231E9" w:rsidP="00BE54B5">
            <w:pPr>
              <w:ind w:left="360"/>
              <w:rPr>
                <w:lang w:val="en-US"/>
              </w:rPr>
            </w:pPr>
            <w:r>
              <w:rPr>
                <w:lang w:val="en-US"/>
              </w:rPr>
              <w:t>Sometimes</w:t>
            </w:r>
            <w:r w:rsidR="00BE54B5">
              <w:rPr>
                <w:lang w:val="en-US"/>
              </w:rPr>
              <w:t xml:space="preserve">, you will be not able to improve the signal (especially A15 and B20 which are above the ears). </w:t>
            </w:r>
            <w:r>
              <w:rPr>
                <w:lang w:val="en-US"/>
              </w:rPr>
              <w:t xml:space="preserve">Don’t panic. We can interpolate them in the post-processing. </w:t>
            </w:r>
          </w:p>
          <w:p w14:paraId="1E5EA659" w14:textId="32A933D0" w:rsidR="000F4BA5" w:rsidRPr="006C3C25" w:rsidRDefault="006C3C25" w:rsidP="006D3175">
            <w:pPr>
              <w:pStyle w:val="ListParagraph"/>
              <w:numPr>
                <w:ilvl w:val="0"/>
                <w:numId w:val="1"/>
              </w:numPr>
              <w:rPr>
                <w:lang w:val="en-US"/>
              </w:rPr>
            </w:pPr>
            <w:r>
              <w:rPr>
                <w:iCs/>
                <w:color w:val="000000" w:themeColor="text1"/>
                <w:lang w:val="en-US"/>
              </w:rPr>
              <w:t>Open the “Monopolar” tab and look at the signal of each electrode to check if there is an abnormal behavior from one electrod</w:t>
            </w:r>
            <w:r w:rsidR="003F0C27">
              <w:rPr>
                <w:iCs/>
                <w:color w:val="000000" w:themeColor="text1"/>
                <w:lang w:val="en-US"/>
              </w:rPr>
              <w:t>e</w:t>
            </w:r>
            <w:r>
              <w:rPr>
                <w:iCs/>
                <w:color w:val="000000" w:themeColor="text1"/>
                <w:lang w:val="en-US"/>
              </w:rPr>
              <w:t xml:space="preserve"> (like </w:t>
            </w:r>
            <w:r w:rsidR="003F0C27">
              <w:rPr>
                <w:iCs/>
                <w:color w:val="000000" w:themeColor="text1"/>
                <w:lang w:val="en-US"/>
              </w:rPr>
              <w:t>huge</w:t>
            </w:r>
            <w:r>
              <w:rPr>
                <w:iCs/>
                <w:color w:val="000000" w:themeColor="text1"/>
                <w:lang w:val="en-US"/>
              </w:rPr>
              <w:t xml:space="preserve"> amplitude of very high frequency oscillation) when </w:t>
            </w:r>
            <w:r w:rsidR="00F40733">
              <w:rPr>
                <w:iCs/>
                <w:color w:val="000000" w:themeColor="text1"/>
                <w:lang w:val="en-US"/>
              </w:rPr>
              <w:t xml:space="preserve">participant </w:t>
            </w:r>
            <w:r>
              <w:rPr>
                <w:iCs/>
                <w:color w:val="000000" w:themeColor="text1"/>
                <w:lang w:val="en-US"/>
              </w:rPr>
              <w:t xml:space="preserve">is at rest (don’t move or speak). </w:t>
            </w:r>
            <w:r w:rsidR="00BE54B5">
              <w:rPr>
                <w:iCs/>
                <w:color w:val="000000" w:themeColor="text1"/>
                <w:lang w:val="en-US"/>
              </w:rPr>
              <w:t xml:space="preserve">In this example, try to improve the </w:t>
            </w:r>
            <w:r w:rsidR="003F0C27">
              <w:rPr>
                <w:iCs/>
                <w:color w:val="000000" w:themeColor="text1"/>
                <w:lang w:val="en-US"/>
              </w:rPr>
              <w:t>highlighted</w:t>
            </w:r>
            <w:r w:rsidR="002231E9">
              <w:rPr>
                <w:iCs/>
                <w:color w:val="000000" w:themeColor="text1"/>
                <w:lang w:val="en-US"/>
              </w:rPr>
              <w:t xml:space="preserve"> one</w:t>
            </w:r>
            <w:r w:rsidR="00BE54B5">
              <w:rPr>
                <w:iCs/>
                <w:color w:val="000000" w:themeColor="text1"/>
                <w:lang w:val="en-US"/>
              </w:rPr>
              <w:t xml:space="preserve">: </w:t>
            </w:r>
            <w:r w:rsidR="00BE54B5">
              <w:rPr>
                <w:iCs/>
                <w:color w:val="000000" w:themeColor="text1"/>
                <w:lang w:val="en-US"/>
              </w:rPr>
              <w:br/>
            </w:r>
            <w:r w:rsidR="00BE54B5">
              <w:rPr>
                <w:noProof/>
                <w:lang w:val="en-US"/>
              </w:rPr>
              <w:drawing>
                <wp:inline distT="0" distB="0" distL="0" distR="0" wp14:anchorId="5658D0E3" wp14:editId="0189CA2B">
                  <wp:extent cx="3629025" cy="2849457"/>
                  <wp:effectExtent l="0" t="0" r="0" b="825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633319" cy="2852828"/>
                          </a:xfrm>
                          <a:prstGeom prst="rect">
                            <a:avLst/>
                          </a:prstGeom>
                        </pic:spPr>
                      </pic:pic>
                    </a:graphicData>
                  </a:graphic>
                </wp:inline>
              </w:drawing>
            </w:r>
          </w:p>
        </w:tc>
      </w:tr>
      <w:tr w:rsidR="000F4BA5" w:rsidRPr="00FF7406" w14:paraId="1BB95A71" w14:textId="77777777" w:rsidTr="00C72ECF">
        <w:trPr>
          <w:trHeight w:val="739"/>
        </w:trPr>
        <w:tc>
          <w:tcPr>
            <w:tcW w:w="2306" w:type="dxa"/>
          </w:tcPr>
          <w:p w14:paraId="63D29200" w14:textId="65DAC508" w:rsidR="000F4BA5" w:rsidRPr="00BB6C5B" w:rsidRDefault="006C3C25" w:rsidP="00115953">
            <w:pPr>
              <w:pStyle w:val="ListParagraph"/>
              <w:numPr>
                <w:ilvl w:val="1"/>
                <w:numId w:val="40"/>
              </w:numPr>
              <w:rPr>
                <w:color w:val="000000" w:themeColor="text1"/>
                <w:lang w:val="en-US"/>
              </w:rPr>
            </w:pPr>
            <w:r>
              <w:rPr>
                <w:color w:val="000000" w:themeColor="text1"/>
                <w:lang w:val="en-US"/>
              </w:rPr>
              <w:lastRenderedPageBreak/>
              <w:t>Check ECG</w:t>
            </w:r>
          </w:p>
        </w:tc>
        <w:tc>
          <w:tcPr>
            <w:tcW w:w="8436" w:type="dxa"/>
          </w:tcPr>
          <w:p w14:paraId="2037E783" w14:textId="6F7369F8" w:rsidR="000F4BA5" w:rsidRPr="00180949" w:rsidRDefault="006C3C25" w:rsidP="00180949">
            <w:pPr>
              <w:rPr>
                <w:iCs/>
                <w:color w:val="000000" w:themeColor="text1"/>
                <w:lang w:val="en-US"/>
              </w:rPr>
            </w:pPr>
            <w:r w:rsidRPr="00180949">
              <w:rPr>
                <w:lang w:val="en-US"/>
              </w:rPr>
              <w:t>Open “Bipolar” tab</w:t>
            </w:r>
            <w:r w:rsidR="00180949" w:rsidRPr="00180949">
              <w:rPr>
                <w:lang w:val="en-US"/>
              </w:rPr>
              <w:t>, check that both ECG channels (EXG1-EXG2 and EXG3-EXG4) are positive (R-peak above the baseline). If it is not the case, invert the position of the connector of corresponding EXG electrode. In the following example, the connector between EXG3 and EXG4 must be switch on the EEG box.</w:t>
            </w:r>
            <w:r w:rsidR="003753C3">
              <w:rPr>
                <w:noProof/>
                <w:lang w:val="en-US"/>
              </w:rPr>
              <w:drawing>
                <wp:inline distT="0" distB="0" distL="0" distR="0" wp14:anchorId="5D026079" wp14:editId="0BA0C006">
                  <wp:extent cx="5274749" cy="3000375"/>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279831" cy="3003266"/>
                          </a:xfrm>
                          <a:prstGeom prst="rect">
                            <a:avLst/>
                          </a:prstGeom>
                          <a:noFill/>
                          <a:ln>
                            <a:noFill/>
                          </a:ln>
                        </pic:spPr>
                      </pic:pic>
                    </a:graphicData>
                  </a:graphic>
                </wp:inline>
              </w:drawing>
            </w:r>
            <w:r w:rsidR="00180949" w:rsidRPr="00180949">
              <w:rPr>
                <w:lang w:val="en-US"/>
              </w:rPr>
              <w:br/>
            </w:r>
          </w:p>
        </w:tc>
      </w:tr>
      <w:tr w:rsidR="00180949" w:rsidRPr="00FF7406" w14:paraId="752E08AB" w14:textId="77777777" w:rsidTr="00C72ECF">
        <w:trPr>
          <w:trHeight w:val="739"/>
        </w:trPr>
        <w:tc>
          <w:tcPr>
            <w:tcW w:w="2306" w:type="dxa"/>
          </w:tcPr>
          <w:p w14:paraId="1006912E" w14:textId="12B0D2AF" w:rsidR="00180949" w:rsidRDefault="00180949" w:rsidP="00115953">
            <w:pPr>
              <w:pStyle w:val="ListParagraph"/>
              <w:numPr>
                <w:ilvl w:val="1"/>
                <w:numId w:val="40"/>
              </w:numPr>
              <w:rPr>
                <w:color w:val="000000" w:themeColor="text1"/>
                <w:lang w:val="en-US"/>
              </w:rPr>
            </w:pPr>
            <w:r>
              <w:rPr>
                <w:color w:val="000000" w:themeColor="text1"/>
                <w:lang w:val="en-US"/>
              </w:rPr>
              <w:t xml:space="preserve">Show the EEG to </w:t>
            </w:r>
            <w:r w:rsidR="00F40733">
              <w:rPr>
                <w:color w:val="000000" w:themeColor="text1"/>
                <w:lang w:val="en-US"/>
              </w:rPr>
              <w:t>participant and let experimenter explain</w:t>
            </w:r>
          </w:p>
        </w:tc>
        <w:tc>
          <w:tcPr>
            <w:tcW w:w="8436" w:type="dxa"/>
          </w:tcPr>
          <w:p w14:paraId="07E9BD8F" w14:textId="77777777" w:rsidR="00180949" w:rsidRDefault="00180949" w:rsidP="00180949">
            <w:pPr>
              <w:rPr>
                <w:iCs/>
                <w:color w:val="000000" w:themeColor="text1"/>
                <w:lang w:val="en-US"/>
              </w:rPr>
            </w:pPr>
            <w:r>
              <w:rPr>
                <w:iCs/>
                <w:color w:val="000000" w:themeColor="text1"/>
                <w:lang w:val="en-US"/>
              </w:rPr>
              <w:t>Go back to the “Monopolar” tab and showed the screen to the participant</w:t>
            </w:r>
            <w:r w:rsidR="00F77A76">
              <w:rPr>
                <w:iCs/>
                <w:color w:val="000000" w:themeColor="text1"/>
                <w:lang w:val="en-US"/>
              </w:rPr>
              <w:t xml:space="preserve">. </w:t>
            </w:r>
          </w:p>
          <w:p w14:paraId="679CD27E" w14:textId="77777777" w:rsidR="00F77A76" w:rsidRDefault="00F77A76" w:rsidP="00180949">
            <w:pPr>
              <w:rPr>
                <w:iCs/>
                <w:lang w:val="en-US"/>
              </w:rPr>
            </w:pPr>
            <w:r>
              <w:rPr>
                <w:lang w:val="en-US"/>
              </w:rPr>
              <w:t xml:space="preserve">On the </w:t>
            </w:r>
            <w:r>
              <w:rPr>
                <w:iCs/>
                <w:lang w:val="en-US"/>
              </w:rPr>
              <w:t xml:space="preserve">Display Hub (located below the experimental computer screen), select the </w:t>
            </w:r>
            <w:r w:rsidRPr="00F77A76">
              <w:rPr>
                <w:b/>
                <w:bCs/>
                <w:iCs/>
                <w:lang w:val="en-US"/>
              </w:rPr>
              <w:t>position 2</w:t>
            </w:r>
            <w:r>
              <w:rPr>
                <w:iCs/>
                <w:lang w:val="en-US"/>
              </w:rPr>
              <w:t xml:space="preserve"> with the remote (to display the EEG computer screen).</w:t>
            </w:r>
          </w:p>
          <w:p w14:paraId="7EE5182C" w14:textId="55E847F1" w:rsidR="00F77A76" w:rsidRDefault="00F77A76" w:rsidP="00180949">
            <w:pPr>
              <w:rPr>
                <w:iCs/>
                <w:lang w:val="en-US"/>
              </w:rPr>
            </w:pPr>
            <w:r>
              <w:rPr>
                <w:iCs/>
                <w:lang w:val="en-US"/>
              </w:rPr>
              <w:t xml:space="preserve">After demonstration, select again the </w:t>
            </w:r>
            <w:r w:rsidRPr="00F77A76">
              <w:rPr>
                <w:b/>
                <w:bCs/>
                <w:iCs/>
                <w:lang w:val="en-US"/>
              </w:rPr>
              <w:t>position 1</w:t>
            </w:r>
            <w:r>
              <w:rPr>
                <w:iCs/>
                <w:lang w:val="en-US"/>
              </w:rPr>
              <w:t xml:space="preserve"> </w:t>
            </w:r>
            <w:r>
              <w:rPr>
                <w:lang w:val="en-US"/>
              </w:rPr>
              <w:t xml:space="preserve">On the </w:t>
            </w:r>
            <w:r>
              <w:rPr>
                <w:iCs/>
                <w:lang w:val="en-US"/>
              </w:rPr>
              <w:t xml:space="preserve">Display Hub to show the </w:t>
            </w:r>
            <w:r w:rsidRPr="00B3516E">
              <w:rPr>
                <w:iCs/>
                <w:lang w:val="en-US"/>
              </w:rPr>
              <w:t>experimental computer</w:t>
            </w:r>
            <w:r>
              <w:rPr>
                <w:iCs/>
                <w:lang w:val="en-US"/>
              </w:rPr>
              <w:t xml:space="preserve"> screen.</w:t>
            </w:r>
          </w:p>
          <w:p w14:paraId="66FC3945" w14:textId="2D19DA29" w:rsidR="00F77A76" w:rsidRDefault="00F77A76" w:rsidP="00180949">
            <w:pPr>
              <w:rPr>
                <w:iCs/>
                <w:color w:val="000000" w:themeColor="text1"/>
                <w:lang w:val="en-US"/>
              </w:rPr>
            </w:pPr>
          </w:p>
        </w:tc>
      </w:tr>
    </w:tbl>
    <w:p w14:paraId="5EB037E7" w14:textId="0A171ADA" w:rsidR="00570D2F" w:rsidRDefault="00570D2F" w:rsidP="00F830AA">
      <w:pPr>
        <w:rPr>
          <w:lang w:val="en-US"/>
        </w:rPr>
      </w:pPr>
    </w:p>
    <w:p w14:paraId="336DD6E4" w14:textId="77777777" w:rsidR="00570D2F" w:rsidRDefault="00570D2F">
      <w:pPr>
        <w:rPr>
          <w:lang w:val="en-US"/>
        </w:rPr>
      </w:pPr>
      <w:r>
        <w:rPr>
          <w:lang w:val="en-US"/>
        </w:rPr>
        <w:br w:type="page"/>
      </w:r>
    </w:p>
    <w:p w14:paraId="0BC535C8" w14:textId="1F9EEC4C" w:rsidR="00F830AA" w:rsidRPr="0072274C" w:rsidRDefault="00F830AA" w:rsidP="00115953">
      <w:pPr>
        <w:pStyle w:val="ListParagraph"/>
        <w:numPr>
          <w:ilvl w:val="0"/>
          <w:numId w:val="40"/>
        </w:numPr>
        <w:spacing w:after="200" w:line="276" w:lineRule="auto"/>
        <w:jc w:val="both"/>
        <w:rPr>
          <w:b/>
          <w:lang w:val="en-US"/>
        </w:rPr>
      </w:pPr>
      <w:r w:rsidRPr="0072274C">
        <w:rPr>
          <w:b/>
          <w:noProof/>
          <w:lang w:val="en-US"/>
        </w:rPr>
        <w:lastRenderedPageBreak/>
        <w:t>Experiment recording</w:t>
      </w:r>
      <w:r w:rsidR="0072274C" w:rsidRPr="0072274C">
        <w:rPr>
          <w:b/>
          <w:noProof/>
          <w:lang w:val="en-US"/>
        </w:rPr>
        <w:t xml:space="preserve"> </w:t>
      </w:r>
      <w:ins w:id="329" w:author="STOFFEL Natascha" w:date="2024-04-16T09:32:00Z">
        <w:r w:rsidR="00115953">
          <w:rPr>
            <w:b/>
            <w:noProof/>
            <w:lang w:val="en-US"/>
          </w:rPr>
          <w:t>GENERAL</w:t>
        </w:r>
      </w:ins>
      <w:del w:id="330" w:author="STOFFEL Natascha" w:date="2024-04-16T09:32:00Z">
        <w:r w:rsidR="0072274C" w:rsidRPr="0072274C" w:rsidDel="00115953">
          <w:rPr>
            <w:b/>
            <w:noProof/>
            <w:lang w:val="en-US"/>
          </w:rPr>
          <w:delText>HBT, HEP</w:delText>
        </w:r>
        <w:r w:rsidR="009E3420" w:rsidDel="00115953">
          <w:rPr>
            <w:b/>
            <w:noProof/>
            <w:lang w:val="en-US"/>
          </w:rPr>
          <w:delText xml:space="preserve"> </w:delText>
        </w:r>
        <w:r w:rsidR="0072274C" w:rsidRPr="0072274C" w:rsidDel="00115953">
          <w:rPr>
            <w:b/>
            <w:noProof/>
            <w:lang w:val="en-US"/>
          </w:rPr>
          <w:delText>task</w:delText>
        </w:r>
        <w:r w:rsidR="009E3420" w:rsidDel="00115953">
          <w:rPr>
            <w:b/>
            <w:noProof/>
            <w:lang w:val="en-US"/>
          </w:rPr>
          <w:delText>s</w:delText>
        </w:r>
      </w:del>
    </w:p>
    <w:p w14:paraId="2C969FE6" w14:textId="005636EE" w:rsidR="004223D1" w:rsidRPr="004223D1" w:rsidRDefault="004223D1" w:rsidP="004223D1">
      <w:pPr>
        <w:spacing w:after="0" w:line="240" w:lineRule="auto"/>
        <w:contextualSpacing/>
        <w:rPr>
          <w:rFonts w:eastAsia="Times New Roman" w:cstheme="minorHAnsi"/>
          <w:i/>
          <w:iCs/>
          <w:lang w:val="en-US"/>
        </w:rPr>
      </w:pPr>
      <w:r w:rsidRPr="004223D1">
        <w:rPr>
          <w:rFonts w:eastAsia="Times New Roman" w:cstheme="minorHAnsi"/>
          <w:i/>
          <w:iCs/>
          <w:lang w:val="en-US"/>
        </w:rPr>
        <w:t>Procedure to create a new EEG recording file</w:t>
      </w:r>
    </w:p>
    <w:p w14:paraId="03166B5A" w14:textId="1B3CBD36" w:rsidR="003C2F5F" w:rsidRPr="003C2F5F" w:rsidRDefault="003C2F5F" w:rsidP="006D3175">
      <w:pPr>
        <w:numPr>
          <w:ilvl w:val="0"/>
          <w:numId w:val="20"/>
        </w:numPr>
        <w:contextualSpacing/>
        <w:rPr>
          <w:rFonts w:eastAsia="Times New Roman" w:cstheme="minorHAnsi"/>
          <w:lang w:val="en-US"/>
        </w:rPr>
      </w:pPr>
      <w:r w:rsidRPr="003C2F5F">
        <w:rPr>
          <w:rFonts w:eastAsia="Times New Roman" w:cstheme="minorHAnsi"/>
          <w:noProof/>
          <w:lang w:val="en-US"/>
        </w:rPr>
        <w:t>Click on the upper rig</w:t>
      </w:r>
      <w:r w:rsidR="000D2EF4">
        <w:rPr>
          <w:rFonts w:eastAsia="Times New Roman" w:cstheme="minorHAnsi"/>
          <w:noProof/>
          <w:lang w:val="en-US"/>
        </w:rPr>
        <w:t>h</w:t>
      </w:r>
      <w:r w:rsidRPr="003C2F5F">
        <w:rPr>
          <w:rFonts w:eastAsia="Times New Roman" w:cstheme="minorHAnsi"/>
          <w:noProof/>
          <w:lang w:val="en-US"/>
        </w:rPr>
        <w:t>t button</w:t>
      </w:r>
      <w:r w:rsidRPr="003C2F5F">
        <w:rPr>
          <w:rFonts w:eastAsia="Times New Roman" w:cstheme="minorHAnsi"/>
          <w:noProof/>
          <w:lang w:val="en-US"/>
        </w:rPr>
        <w:br/>
      </w:r>
      <w:r w:rsidRPr="004223D1">
        <w:rPr>
          <w:rFonts w:eastAsia="Times New Roman" w:cstheme="minorHAnsi"/>
          <w:noProof/>
          <w:lang w:val="en-US"/>
        </w:rPr>
        <w:drawing>
          <wp:inline distT="0" distB="0" distL="0" distR="0" wp14:anchorId="595B13CB" wp14:editId="16133129">
            <wp:extent cx="1524000" cy="638175"/>
            <wp:effectExtent l="0" t="0" r="0" b="9525"/>
            <wp:docPr id="9385743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524000" cy="638175"/>
                    </a:xfrm>
                    <a:prstGeom prst="rect">
                      <a:avLst/>
                    </a:prstGeom>
                    <a:noFill/>
                    <a:ln>
                      <a:noFill/>
                    </a:ln>
                  </pic:spPr>
                </pic:pic>
              </a:graphicData>
            </a:graphic>
          </wp:inline>
        </w:drawing>
      </w:r>
    </w:p>
    <w:p w14:paraId="0E20FB05" w14:textId="51EFCE07" w:rsidR="003C2F5F" w:rsidRPr="003C2F5F" w:rsidRDefault="003C2F5F" w:rsidP="006D3175">
      <w:pPr>
        <w:numPr>
          <w:ilvl w:val="0"/>
          <w:numId w:val="20"/>
        </w:numPr>
        <w:contextualSpacing/>
        <w:rPr>
          <w:rFonts w:eastAsia="Times New Roman" w:cstheme="minorHAnsi"/>
          <w:lang w:val="en-US"/>
        </w:rPr>
      </w:pPr>
      <w:r w:rsidRPr="003C2F5F">
        <w:rPr>
          <w:rFonts w:eastAsia="Times New Roman" w:cstheme="minorHAnsi"/>
          <w:lang w:val="en-US"/>
        </w:rPr>
        <w:t xml:space="preserve">Check if the correct options are selected (which should be the case if you had </w:t>
      </w:r>
      <w:r w:rsidR="004223D1" w:rsidRPr="003C2F5F">
        <w:rPr>
          <w:rFonts w:eastAsia="Times New Roman" w:cstheme="minorHAnsi"/>
          <w:lang w:val="en-US"/>
        </w:rPr>
        <w:t>correctly</w:t>
      </w:r>
      <w:r w:rsidRPr="003C2F5F">
        <w:rPr>
          <w:rFonts w:eastAsia="Times New Roman" w:cstheme="minorHAnsi"/>
          <w:lang w:val="en-US"/>
        </w:rPr>
        <w:t xml:space="preserve"> load the config file): </w:t>
      </w:r>
      <w:r w:rsidRPr="003C2F5F">
        <w:rPr>
          <w:rFonts w:eastAsia="Times New Roman" w:cstheme="minorHAnsi"/>
          <w:lang w:val="en-US"/>
        </w:rPr>
        <w:br/>
      </w:r>
      <w:r w:rsidRPr="004223D1">
        <w:rPr>
          <w:rFonts w:eastAsia="Times New Roman" w:cstheme="minorHAnsi"/>
          <w:noProof/>
          <w:lang w:val="en-US"/>
        </w:rPr>
        <w:drawing>
          <wp:inline distT="0" distB="0" distL="0" distR="0" wp14:anchorId="7951A046" wp14:editId="69F01831">
            <wp:extent cx="1605855" cy="2476500"/>
            <wp:effectExtent l="0" t="0" r="0" b="0"/>
            <wp:docPr id="13462439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612593" cy="2486892"/>
                    </a:xfrm>
                    <a:prstGeom prst="rect">
                      <a:avLst/>
                    </a:prstGeom>
                    <a:noFill/>
                    <a:ln>
                      <a:noFill/>
                    </a:ln>
                  </pic:spPr>
                </pic:pic>
              </a:graphicData>
            </a:graphic>
          </wp:inline>
        </w:drawing>
      </w:r>
    </w:p>
    <w:p w14:paraId="224A9F73" w14:textId="34BA9C35" w:rsidR="003C2F5F" w:rsidRPr="003C2F5F" w:rsidRDefault="003C2F5F" w:rsidP="006D3175">
      <w:pPr>
        <w:numPr>
          <w:ilvl w:val="0"/>
          <w:numId w:val="20"/>
        </w:numPr>
        <w:contextualSpacing/>
        <w:rPr>
          <w:rFonts w:eastAsia="Times New Roman" w:cstheme="minorHAnsi"/>
          <w:lang w:val="en-US"/>
        </w:rPr>
      </w:pPr>
      <w:r w:rsidRPr="003C2F5F">
        <w:rPr>
          <w:rFonts w:eastAsia="Times New Roman" w:cstheme="minorHAnsi"/>
          <w:lang w:val="en-US"/>
        </w:rPr>
        <w:t xml:space="preserve">Create a .bdf file in the folder of the participant. Respect the </w:t>
      </w:r>
      <w:r w:rsidR="004223D1" w:rsidRPr="003C2F5F">
        <w:rPr>
          <w:rFonts w:eastAsia="Times New Roman" w:cstheme="minorHAnsi"/>
          <w:lang w:val="en-US"/>
        </w:rPr>
        <w:t>convention:</w:t>
      </w:r>
      <w:r w:rsidRPr="003C2F5F">
        <w:rPr>
          <w:rFonts w:eastAsia="Times New Roman" w:cstheme="minorHAnsi"/>
          <w:lang w:val="en-US"/>
        </w:rPr>
        <w:t xml:space="preserve"> </w:t>
      </w:r>
      <w:r w:rsidRPr="003C2F5F">
        <w:rPr>
          <w:rFonts w:eastAsia="Times New Roman" w:cstheme="minorHAnsi"/>
          <w:lang w:val="en-US"/>
        </w:rPr>
        <w:br/>
        <w:t>“Interoception_</w:t>
      </w:r>
      <w:r w:rsidRPr="003C2F5F">
        <w:rPr>
          <w:rFonts w:eastAsia="Times New Roman" w:cstheme="minorHAnsi"/>
          <w:i/>
          <w:iCs/>
          <w:lang w:val="en-US"/>
        </w:rPr>
        <w:t>TaskInitial</w:t>
      </w:r>
      <w:r w:rsidRPr="003C2F5F">
        <w:rPr>
          <w:rFonts w:eastAsia="Times New Roman" w:cstheme="minorHAnsi"/>
          <w:lang w:val="en-US"/>
        </w:rPr>
        <w:t>_</w:t>
      </w:r>
      <w:r w:rsidRPr="003C2F5F">
        <w:rPr>
          <w:rFonts w:eastAsia="Times New Roman" w:cstheme="minorHAnsi"/>
          <w:i/>
          <w:iCs/>
          <w:lang w:val="en-US"/>
        </w:rPr>
        <w:t>Pcode</w:t>
      </w:r>
      <w:r w:rsidRPr="003C2F5F">
        <w:rPr>
          <w:rFonts w:eastAsia="Times New Roman" w:cstheme="minorHAnsi"/>
          <w:lang w:val="en-US"/>
        </w:rPr>
        <w:t>_</w:t>
      </w:r>
      <w:r w:rsidRPr="003C2F5F">
        <w:rPr>
          <w:rFonts w:eastAsia="Times New Roman" w:cstheme="minorHAnsi"/>
          <w:i/>
          <w:iCs/>
          <w:lang w:val="en-US"/>
        </w:rPr>
        <w:t>date</w:t>
      </w:r>
      <w:r w:rsidRPr="003C2F5F">
        <w:rPr>
          <w:rFonts w:eastAsia="Times New Roman" w:cstheme="minorHAnsi"/>
          <w:lang w:val="en-US"/>
        </w:rPr>
        <w:t>.bdf"</w:t>
      </w:r>
      <w:ins w:id="331" w:author="STOFFEL Natascha" w:date="2024-04-16T09:32:00Z">
        <w:r w:rsidR="00115953">
          <w:rPr>
            <w:rFonts w:eastAsia="Times New Roman" w:cstheme="minorHAnsi"/>
            <w:lang w:val="en-US"/>
          </w:rPr>
          <w:t xml:space="preserve"> with date format ddmmyyyy</w:t>
        </w:r>
      </w:ins>
      <w:r w:rsidRPr="003C2F5F">
        <w:rPr>
          <w:rFonts w:eastAsia="Times New Roman" w:cstheme="minorHAnsi"/>
          <w:lang w:val="en-US"/>
        </w:rPr>
        <w:br/>
      </w:r>
      <w:r w:rsidRPr="004223D1">
        <w:rPr>
          <w:rFonts w:eastAsia="Times New Roman" w:cstheme="minorHAnsi"/>
          <w:noProof/>
          <w:lang w:val="en-US"/>
        </w:rPr>
        <w:drawing>
          <wp:inline distT="0" distB="0" distL="0" distR="0" wp14:anchorId="5033670C" wp14:editId="1802EC51">
            <wp:extent cx="3695700" cy="2085975"/>
            <wp:effectExtent l="0" t="0" r="0" b="9525"/>
            <wp:docPr id="16848064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695700" cy="2085975"/>
                    </a:xfrm>
                    <a:prstGeom prst="rect">
                      <a:avLst/>
                    </a:prstGeom>
                    <a:noFill/>
                    <a:ln>
                      <a:noFill/>
                    </a:ln>
                  </pic:spPr>
                </pic:pic>
              </a:graphicData>
            </a:graphic>
          </wp:inline>
        </w:drawing>
      </w:r>
    </w:p>
    <w:p w14:paraId="23D3C4D6" w14:textId="1F5E4C95" w:rsidR="003C2F5F" w:rsidRDefault="003C2F5F" w:rsidP="006D3175">
      <w:pPr>
        <w:numPr>
          <w:ilvl w:val="0"/>
          <w:numId w:val="20"/>
        </w:numPr>
        <w:contextualSpacing/>
        <w:rPr>
          <w:ins w:id="332" w:author="STOFFEL Natascha" w:date="2024-04-16T09:33:00Z"/>
          <w:rFonts w:eastAsia="Times New Roman" w:cstheme="minorHAnsi"/>
          <w:lang w:val="en-US"/>
        </w:rPr>
      </w:pPr>
      <w:r w:rsidRPr="003C2F5F">
        <w:rPr>
          <w:rFonts w:eastAsia="Times New Roman" w:cstheme="minorHAnsi"/>
          <w:lang w:val="en-US"/>
        </w:rPr>
        <w:t xml:space="preserve">!!!!!!WARNING!!!!! The recording doesn’t start automatically. </w:t>
      </w:r>
      <w:r w:rsidRPr="003C2F5F">
        <w:rPr>
          <w:rFonts w:eastAsia="Times New Roman" w:cstheme="minorHAnsi"/>
          <w:lang w:val="en-US"/>
        </w:rPr>
        <w:br/>
      </w:r>
      <w:r w:rsidRPr="004223D1">
        <w:rPr>
          <w:rFonts w:eastAsia="Times New Roman" w:cstheme="minorHAnsi"/>
          <w:noProof/>
          <w:lang w:val="en-US"/>
        </w:rPr>
        <w:drawing>
          <wp:inline distT="0" distB="0" distL="0" distR="0" wp14:anchorId="62B928F2" wp14:editId="7464ACB8">
            <wp:extent cx="838200" cy="571500"/>
            <wp:effectExtent l="0" t="0" r="0" b="0"/>
            <wp:docPr id="12583373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838200" cy="571500"/>
                    </a:xfrm>
                    <a:prstGeom prst="rect">
                      <a:avLst/>
                    </a:prstGeom>
                    <a:noFill/>
                    <a:ln>
                      <a:noFill/>
                    </a:ln>
                  </pic:spPr>
                </pic:pic>
              </a:graphicData>
            </a:graphic>
          </wp:inline>
        </w:drawing>
      </w:r>
      <w:r w:rsidRPr="003C2F5F">
        <w:rPr>
          <w:rFonts w:eastAsia="Times New Roman" w:cstheme="minorHAnsi"/>
          <w:lang w:val="en-US"/>
        </w:rPr>
        <w:br/>
        <w:t xml:space="preserve">You must </w:t>
      </w:r>
      <w:ins w:id="333" w:author="STOFFEL Natascha" w:date="2024-04-16T09:32:00Z">
        <w:r w:rsidR="00115953">
          <w:rPr>
            <w:rFonts w:eastAsia="Times New Roman" w:cstheme="minorHAnsi"/>
            <w:lang w:val="en-US"/>
          </w:rPr>
          <w:t xml:space="preserve">first </w:t>
        </w:r>
      </w:ins>
      <w:r w:rsidRPr="003C2F5F">
        <w:rPr>
          <w:rFonts w:eastAsia="Times New Roman" w:cstheme="minorHAnsi"/>
          <w:lang w:val="en-US"/>
        </w:rPr>
        <w:t xml:space="preserve">press on the </w:t>
      </w:r>
      <w:ins w:id="334" w:author="STOFFEL Natascha" w:date="2024-04-16T09:33:00Z">
        <w:r w:rsidR="00115953">
          <w:rPr>
            <w:rFonts w:eastAsia="Times New Roman" w:cstheme="minorHAnsi"/>
            <w:lang w:val="en-US"/>
          </w:rPr>
          <w:t xml:space="preserve">pink </w:t>
        </w:r>
      </w:ins>
      <w:r w:rsidRPr="003C2F5F">
        <w:rPr>
          <w:rFonts w:eastAsia="Times New Roman" w:cstheme="minorHAnsi"/>
          <w:lang w:val="en-US"/>
        </w:rPr>
        <w:t xml:space="preserve">button </w:t>
      </w:r>
      <w:ins w:id="335" w:author="STOFFEL Natascha" w:date="2024-04-16T09:33:00Z">
        <w:r w:rsidR="00115953">
          <w:rPr>
            <w:rFonts w:eastAsia="Times New Roman" w:cstheme="minorHAnsi"/>
            <w:lang w:val="en-US"/>
          </w:rPr>
          <w:t>“</w:t>
        </w:r>
      </w:ins>
      <w:r w:rsidRPr="003C2F5F">
        <w:rPr>
          <w:rFonts w:eastAsia="Times New Roman" w:cstheme="minorHAnsi"/>
          <w:lang w:val="en-US"/>
        </w:rPr>
        <w:t>paused</w:t>
      </w:r>
      <w:del w:id="336" w:author="STOFFEL Natascha" w:date="2024-04-16T09:33:00Z">
        <w:r w:rsidRPr="003C2F5F" w:rsidDel="00115953">
          <w:rPr>
            <w:rFonts w:eastAsia="Times New Roman" w:cstheme="minorHAnsi"/>
            <w:lang w:val="en-US"/>
          </w:rPr>
          <w:delText xml:space="preserve"> </w:delText>
        </w:r>
      </w:del>
      <w:ins w:id="337" w:author="STOFFEL Natascha" w:date="2024-04-16T09:33:00Z">
        <w:r w:rsidR="00115953">
          <w:rPr>
            <w:rFonts w:eastAsia="Times New Roman" w:cstheme="minorHAnsi"/>
            <w:lang w:val="en-US"/>
          </w:rPr>
          <w:t xml:space="preserve">“ </w:t>
        </w:r>
      </w:ins>
      <w:r w:rsidRPr="003C2F5F">
        <w:rPr>
          <w:rFonts w:eastAsia="Times New Roman" w:cstheme="minorHAnsi"/>
          <w:lang w:val="en-US"/>
        </w:rPr>
        <w:t>to start the recording</w:t>
      </w:r>
      <w:r w:rsidRPr="003C2F5F">
        <w:rPr>
          <w:rFonts w:eastAsia="Times New Roman" w:cstheme="minorHAnsi"/>
          <w:lang w:val="en-US"/>
        </w:rPr>
        <w:br/>
      </w:r>
      <w:r w:rsidRPr="004223D1">
        <w:rPr>
          <w:rFonts w:eastAsia="Times New Roman" w:cstheme="minorHAnsi"/>
          <w:noProof/>
          <w:lang w:val="en-US"/>
        </w:rPr>
        <w:drawing>
          <wp:inline distT="0" distB="0" distL="0" distR="0" wp14:anchorId="554302C2" wp14:editId="2C669551">
            <wp:extent cx="1477486" cy="708144"/>
            <wp:effectExtent l="0" t="0" r="0" b="3175"/>
            <wp:docPr id="922761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486017" cy="712233"/>
                    </a:xfrm>
                    <a:prstGeom prst="rect">
                      <a:avLst/>
                    </a:prstGeom>
                    <a:noFill/>
                    <a:ln>
                      <a:noFill/>
                    </a:ln>
                  </pic:spPr>
                </pic:pic>
              </a:graphicData>
            </a:graphic>
          </wp:inline>
        </w:drawing>
      </w:r>
      <w:r w:rsidRPr="003C2F5F">
        <w:rPr>
          <w:rFonts w:eastAsia="Times New Roman" w:cstheme="minorHAnsi"/>
          <w:lang w:val="en-US"/>
        </w:rPr>
        <w:t xml:space="preserve"> The upper button </w:t>
      </w:r>
      <w:ins w:id="338" w:author="STOFFEL Natascha" w:date="2024-04-16T09:33:00Z">
        <w:r w:rsidR="00115953">
          <w:rPr>
            <w:rFonts w:eastAsia="Times New Roman" w:cstheme="minorHAnsi"/>
            <w:lang w:val="en-US"/>
          </w:rPr>
          <w:t xml:space="preserve">“saving” </w:t>
        </w:r>
      </w:ins>
      <w:r w:rsidRPr="003C2F5F">
        <w:rPr>
          <w:rFonts w:eastAsia="Times New Roman" w:cstheme="minorHAnsi"/>
          <w:lang w:val="en-US"/>
        </w:rPr>
        <w:t>must be green</w:t>
      </w:r>
      <w:del w:id="339" w:author="STOFFEL Natascha" w:date="2024-04-16T09:33:00Z">
        <w:r w:rsidRPr="003C2F5F" w:rsidDel="00115953">
          <w:rPr>
            <w:rFonts w:eastAsia="Times New Roman" w:cstheme="minorHAnsi"/>
            <w:lang w:val="en-US"/>
          </w:rPr>
          <w:delText xml:space="preserve"> </w:delText>
        </w:r>
      </w:del>
      <w:ins w:id="340" w:author="STOFFEL Natascha" w:date="2024-04-16T09:33:00Z">
        <w:r w:rsidR="00115953">
          <w:rPr>
            <w:rFonts w:eastAsia="Times New Roman" w:cstheme="minorHAnsi"/>
            <w:lang w:val="en-US"/>
          </w:rPr>
          <w:t>: this indicates RECORDING</w:t>
        </w:r>
      </w:ins>
      <w:del w:id="341" w:author="STOFFEL Natascha" w:date="2024-04-16T09:33:00Z">
        <w:r w:rsidRPr="003C2F5F" w:rsidDel="00115953">
          <w:rPr>
            <w:rFonts w:eastAsia="Times New Roman" w:cstheme="minorHAnsi"/>
            <w:lang w:val="en-US"/>
          </w:rPr>
          <w:delText>!</w:delText>
        </w:r>
      </w:del>
    </w:p>
    <w:p w14:paraId="3906FA0C" w14:textId="77777777" w:rsidR="00115953" w:rsidRPr="003C2F5F" w:rsidRDefault="00115953">
      <w:pPr>
        <w:contextualSpacing/>
        <w:rPr>
          <w:rFonts w:eastAsia="Times New Roman" w:cstheme="minorHAnsi"/>
          <w:lang w:val="en-US"/>
        </w:rPr>
        <w:pPrChange w:id="342" w:author="STOFFEL Natascha" w:date="2024-04-16T09:33:00Z">
          <w:pPr>
            <w:numPr>
              <w:numId w:val="20"/>
            </w:numPr>
            <w:ind w:left="360" w:hanging="360"/>
            <w:contextualSpacing/>
          </w:pPr>
        </w:pPrChange>
      </w:pPr>
    </w:p>
    <w:tbl>
      <w:tblPr>
        <w:tblStyle w:val="TableGrid"/>
        <w:tblW w:w="10742" w:type="dxa"/>
        <w:tblInd w:w="-714" w:type="dxa"/>
        <w:tblLayout w:type="fixed"/>
        <w:tblLook w:val="04A0" w:firstRow="1" w:lastRow="0" w:firstColumn="1" w:lastColumn="0" w:noHBand="0" w:noVBand="1"/>
      </w:tblPr>
      <w:tblGrid>
        <w:gridCol w:w="2306"/>
        <w:gridCol w:w="8436"/>
      </w:tblGrid>
      <w:tr w:rsidR="00F830AA" w:rsidRPr="000F4BA5" w14:paraId="39F60804" w14:textId="77777777" w:rsidTr="00C72ECF">
        <w:trPr>
          <w:trHeight w:val="243"/>
        </w:trPr>
        <w:tc>
          <w:tcPr>
            <w:tcW w:w="2306" w:type="dxa"/>
          </w:tcPr>
          <w:p w14:paraId="021DAAB3" w14:textId="77777777" w:rsidR="00F830AA" w:rsidRDefault="00F830AA" w:rsidP="00C72ECF">
            <w:r>
              <w:lastRenderedPageBreak/>
              <w:t>What to do</w:t>
            </w:r>
          </w:p>
        </w:tc>
        <w:tc>
          <w:tcPr>
            <w:tcW w:w="8436" w:type="dxa"/>
          </w:tcPr>
          <w:p w14:paraId="472A39BE" w14:textId="77777777" w:rsidR="00F830AA" w:rsidRPr="00A17628" w:rsidRDefault="00F830AA" w:rsidP="00C72ECF">
            <w:pPr>
              <w:rPr>
                <w:lang w:val="en-US"/>
              </w:rPr>
            </w:pPr>
            <w:r>
              <w:rPr>
                <w:lang w:val="en-US"/>
              </w:rPr>
              <w:t>Notes</w:t>
            </w:r>
          </w:p>
        </w:tc>
      </w:tr>
      <w:tr w:rsidR="00F830AA" w:rsidRPr="00FF7406" w14:paraId="2BC35967" w14:textId="77777777" w:rsidTr="00C72ECF">
        <w:trPr>
          <w:trHeight w:val="739"/>
        </w:trPr>
        <w:tc>
          <w:tcPr>
            <w:tcW w:w="2306" w:type="dxa"/>
          </w:tcPr>
          <w:p w14:paraId="2CCC54B3" w14:textId="2E30163D" w:rsidR="00F830AA" w:rsidRPr="006C3C25" w:rsidRDefault="00F830AA" w:rsidP="00115953">
            <w:pPr>
              <w:pStyle w:val="ListParagraph"/>
              <w:numPr>
                <w:ilvl w:val="1"/>
                <w:numId w:val="40"/>
              </w:numPr>
              <w:rPr>
                <w:color w:val="000000" w:themeColor="text1"/>
                <w:lang w:val="en-US"/>
              </w:rPr>
            </w:pPr>
            <w:r>
              <w:rPr>
                <w:color w:val="000000" w:themeColor="text1"/>
                <w:lang w:val="en-US"/>
              </w:rPr>
              <w:t>HBT task</w:t>
            </w:r>
          </w:p>
        </w:tc>
        <w:tc>
          <w:tcPr>
            <w:tcW w:w="8436" w:type="dxa"/>
          </w:tcPr>
          <w:p w14:paraId="164D0130" w14:textId="4622CA3C" w:rsidR="00827F39" w:rsidRDefault="00827F39" w:rsidP="006D3175">
            <w:pPr>
              <w:pStyle w:val="ListParagraph"/>
              <w:numPr>
                <w:ilvl w:val="0"/>
                <w:numId w:val="7"/>
              </w:numPr>
              <w:rPr>
                <w:ins w:id="343" w:author="STOFFEL Natascha" w:date="2024-04-16T09:35:00Z"/>
                <w:lang w:val="en-US"/>
              </w:rPr>
            </w:pPr>
            <w:ins w:id="344" w:author="STOFFEL Natascha" w:date="2024-04-16T09:34:00Z">
              <w:r>
                <w:rPr>
                  <w:lang w:val="en-US"/>
                </w:rPr>
                <w:t xml:space="preserve">Display Instruction for HBT task </w:t>
              </w:r>
              <w:r w:rsidRPr="00827F39">
                <w:rPr>
                  <w:i/>
                  <w:iCs/>
                  <w:lang w:val="en-US"/>
                  <w:rPrChange w:id="345" w:author="STOFFEL Natascha" w:date="2024-04-16T09:35:00Z">
                    <w:rPr>
                      <w:lang w:val="en-US"/>
                    </w:rPr>
                  </w:rPrChange>
                </w:rPr>
                <w:t>from Experimental Computer</w:t>
              </w:r>
              <w:r>
                <w:rPr>
                  <w:lang w:val="en-US"/>
                </w:rPr>
                <w:t xml:space="preserve"> (E Run Script File) in </w:t>
              </w:r>
            </w:ins>
            <w:ins w:id="346" w:author="STOFFEL Natascha" w:date="2024-04-16T09:35:00Z">
              <w:r>
                <w:rPr>
                  <w:lang w:val="en-US"/>
                </w:rPr>
                <w:t>“Task 2_HBT</w:t>
              </w:r>
            </w:ins>
            <w:ins w:id="347" w:author="MOUTHON Michael" w:date="2024-04-16T11:11:00Z">
              <w:r w:rsidR="008B22FE">
                <w:rPr>
                  <w:lang w:val="en-US"/>
                </w:rPr>
                <w:t>\</w:t>
              </w:r>
              <w:r w:rsidR="008B22FE" w:rsidRPr="008B22FE">
                <w:rPr>
                  <w:lang w:val="en-US"/>
                </w:rPr>
                <w:t>task2_HBT.ebs3</w:t>
              </w:r>
            </w:ins>
            <w:ins w:id="348" w:author="STOFFEL Natascha" w:date="2024-04-16T09:35:00Z">
              <w:r>
                <w:rPr>
                  <w:lang w:val="en-US"/>
                </w:rPr>
                <w:t xml:space="preserve">” of </w:t>
              </w:r>
            </w:ins>
            <w:ins w:id="349" w:author="STOFFEL Natascha" w:date="2024-04-16T09:34:00Z">
              <w:r>
                <w:rPr>
                  <w:lang w:val="en-US"/>
                </w:rPr>
                <w:t xml:space="preserve">“Project_interoception_2023” </w:t>
              </w:r>
            </w:ins>
          </w:p>
          <w:p w14:paraId="0A0DED70" w14:textId="4772B315" w:rsidR="00F830AA" w:rsidRDefault="00F830AA" w:rsidP="006D3175">
            <w:pPr>
              <w:pStyle w:val="ListParagraph"/>
              <w:numPr>
                <w:ilvl w:val="0"/>
                <w:numId w:val="7"/>
              </w:numPr>
              <w:rPr>
                <w:lang w:val="en-US"/>
              </w:rPr>
            </w:pPr>
            <w:r>
              <w:rPr>
                <w:lang w:val="en-US"/>
              </w:rPr>
              <w:t>Create the EEG file “</w:t>
            </w:r>
            <w:r w:rsidRPr="00DF4F47">
              <w:rPr>
                <w:lang w:val="en-US"/>
              </w:rPr>
              <w:t>Interoception_HBT_</w:t>
            </w:r>
            <w:r w:rsidRPr="008B0C19">
              <w:rPr>
                <w:i/>
                <w:iCs/>
                <w:lang w:val="en-US"/>
              </w:rPr>
              <w:t>Pcode</w:t>
            </w:r>
            <w:r w:rsidRPr="00711B68">
              <w:rPr>
                <w:lang w:val="en-US"/>
              </w:rPr>
              <w:t>_</w:t>
            </w:r>
            <w:r w:rsidRPr="008B0C19">
              <w:rPr>
                <w:i/>
                <w:iCs/>
                <w:lang w:val="en-US"/>
              </w:rPr>
              <w:t>date</w:t>
            </w:r>
            <w:r w:rsidRPr="00711B68">
              <w:rPr>
                <w:lang w:val="en-US"/>
              </w:rPr>
              <w:t>.bdf</w:t>
            </w:r>
            <w:r>
              <w:rPr>
                <w:lang w:val="en-US"/>
              </w:rPr>
              <w:t>"</w:t>
            </w:r>
            <w:r w:rsidRPr="00F830AA">
              <w:rPr>
                <w:lang w:val="en-US"/>
              </w:rPr>
              <w:t xml:space="preserve"> during </w:t>
            </w:r>
            <w:r w:rsidR="00F4576A" w:rsidRPr="00F830AA">
              <w:rPr>
                <w:lang w:val="en-US"/>
              </w:rPr>
              <w:t>instruction</w:t>
            </w:r>
            <w:r w:rsidR="00421565">
              <w:rPr>
                <w:lang w:val="en-US"/>
              </w:rPr>
              <w:t xml:space="preserve"> on the </w:t>
            </w:r>
            <w:r w:rsidR="00421565" w:rsidRPr="008250C3">
              <w:rPr>
                <w:i/>
                <w:iCs/>
                <w:lang w:val="en-US"/>
              </w:rPr>
              <w:t>EEG computer</w:t>
            </w:r>
            <w:r w:rsidR="00F4576A" w:rsidRPr="00F830AA">
              <w:rPr>
                <w:lang w:val="en-US"/>
              </w:rPr>
              <w:t>.</w:t>
            </w:r>
          </w:p>
          <w:p w14:paraId="0F01FD1A" w14:textId="5619F219" w:rsidR="00F830AA" w:rsidRDefault="00F830AA" w:rsidP="006D3175">
            <w:pPr>
              <w:pStyle w:val="ListParagraph"/>
              <w:numPr>
                <w:ilvl w:val="0"/>
                <w:numId w:val="7"/>
              </w:numPr>
              <w:rPr>
                <w:lang w:val="en-US"/>
              </w:rPr>
            </w:pPr>
            <w:r>
              <w:rPr>
                <w:lang w:val="en-US"/>
              </w:rPr>
              <w:t xml:space="preserve">Start </w:t>
            </w:r>
            <w:r w:rsidRPr="00F830AA">
              <w:rPr>
                <w:lang w:val="en-US"/>
              </w:rPr>
              <w:t xml:space="preserve">the recording when </w:t>
            </w:r>
            <w:r w:rsidR="000D2EF4">
              <w:rPr>
                <w:lang w:val="en-US"/>
              </w:rPr>
              <w:t>participant</w:t>
            </w:r>
            <w:r w:rsidR="000D2EF4" w:rsidRPr="00F830AA">
              <w:rPr>
                <w:lang w:val="en-US"/>
              </w:rPr>
              <w:t xml:space="preserve"> </w:t>
            </w:r>
            <w:r w:rsidRPr="00F830AA">
              <w:rPr>
                <w:lang w:val="en-US"/>
              </w:rPr>
              <w:t>is ready to start.</w:t>
            </w:r>
          </w:p>
          <w:p w14:paraId="4EEA60A6" w14:textId="5E6D9168" w:rsidR="000D2EF4" w:rsidRDefault="000D2EF4" w:rsidP="006D3175">
            <w:pPr>
              <w:pStyle w:val="ListParagraph"/>
              <w:numPr>
                <w:ilvl w:val="0"/>
                <w:numId w:val="7"/>
              </w:numPr>
              <w:rPr>
                <w:lang w:val="en-US"/>
              </w:rPr>
            </w:pPr>
            <w:r>
              <w:rPr>
                <w:lang w:val="en-US"/>
              </w:rPr>
              <w:t xml:space="preserve">BE AWARE: when the </w:t>
            </w:r>
            <w:r w:rsidR="003522F3">
              <w:rPr>
                <w:lang w:val="en-US"/>
              </w:rPr>
              <w:t>experimenter</w:t>
            </w:r>
            <w:r>
              <w:rPr>
                <w:lang w:val="en-US"/>
              </w:rPr>
              <w:t xml:space="preserve"> completed the test round, the next button they press will start the task (by then the recording must be going) : </w:t>
            </w:r>
            <w:r w:rsidR="003522F3">
              <w:rPr>
                <w:lang w:val="en-US"/>
              </w:rPr>
              <w:t>double</w:t>
            </w:r>
            <w:r>
              <w:rPr>
                <w:lang w:val="en-US"/>
              </w:rPr>
              <w:t xml:space="preserve"> check with the experimenter that both are ready to start the task</w:t>
            </w:r>
          </w:p>
          <w:p w14:paraId="3430A594" w14:textId="77777777" w:rsidR="00F830AA" w:rsidRDefault="00F830AA" w:rsidP="00F830AA">
            <w:pPr>
              <w:ind w:left="360"/>
              <w:rPr>
                <w:color w:val="C00000"/>
                <w:sz w:val="18"/>
                <w:lang w:val="en-US"/>
              </w:rPr>
            </w:pPr>
            <w:r>
              <w:rPr>
                <w:color w:val="C00000"/>
                <w:sz w:val="18"/>
                <w:lang w:val="en-US"/>
              </w:rPr>
              <w:t>Note: Don’t pause the EEG recording during the Instruction of the cond2 (generate problem with the postprocessing Matlab script)</w:t>
            </w:r>
            <w:r w:rsidR="00F4576A">
              <w:rPr>
                <w:color w:val="C00000"/>
                <w:sz w:val="18"/>
                <w:lang w:val="en-US"/>
              </w:rPr>
              <w:t>.</w:t>
            </w:r>
          </w:p>
          <w:p w14:paraId="0B0DCECE" w14:textId="1ACE9763" w:rsidR="002F5054" w:rsidRPr="002F5054" w:rsidRDefault="002F5054" w:rsidP="006D3175">
            <w:pPr>
              <w:pStyle w:val="ListParagraph"/>
              <w:numPr>
                <w:ilvl w:val="0"/>
                <w:numId w:val="7"/>
              </w:numPr>
              <w:rPr>
                <w:lang w:val="en-US"/>
              </w:rPr>
            </w:pPr>
            <w:r w:rsidRPr="002F5054">
              <w:rPr>
                <w:lang w:val="en-US"/>
              </w:rPr>
              <w:t>Stop the recording when experiment is finished.</w:t>
            </w:r>
          </w:p>
        </w:tc>
      </w:tr>
      <w:tr w:rsidR="00F830AA" w:rsidRPr="00FF7406" w14:paraId="041A6CD1" w14:textId="77777777" w:rsidTr="00C72ECF">
        <w:trPr>
          <w:trHeight w:val="739"/>
        </w:trPr>
        <w:tc>
          <w:tcPr>
            <w:tcW w:w="2306" w:type="dxa"/>
          </w:tcPr>
          <w:p w14:paraId="00499079" w14:textId="3EFB2645" w:rsidR="00F830AA" w:rsidRPr="00BB6C5B" w:rsidRDefault="00F4576A" w:rsidP="00115953">
            <w:pPr>
              <w:pStyle w:val="ListParagraph"/>
              <w:numPr>
                <w:ilvl w:val="1"/>
                <w:numId w:val="40"/>
              </w:numPr>
              <w:rPr>
                <w:color w:val="000000" w:themeColor="text1"/>
                <w:lang w:val="en-US"/>
              </w:rPr>
            </w:pPr>
            <w:r>
              <w:rPr>
                <w:color w:val="000000" w:themeColor="text1"/>
                <w:lang w:val="en-US"/>
              </w:rPr>
              <w:t>HEP task</w:t>
            </w:r>
          </w:p>
        </w:tc>
        <w:tc>
          <w:tcPr>
            <w:tcW w:w="8436" w:type="dxa"/>
          </w:tcPr>
          <w:p w14:paraId="03AE77D2" w14:textId="3E113DDA" w:rsidR="000B0BEE" w:rsidRDefault="000B0BEE" w:rsidP="006D3175">
            <w:pPr>
              <w:pStyle w:val="ListParagraph"/>
              <w:numPr>
                <w:ilvl w:val="0"/>
                <w:numId w:val="8"/>
              </w:numPr>
              <w:rPr>
                <w:lang w:val="en-US"/>
              </w:rPr>
            </w:pPr>
            <w:r>
              <w:rPr>
                <w:lang w:val="en-US"/>
              </w:rPr>
              <w:t xml:space="preserve">put up the instruction for the HEP on the </w:t>
            </w:r>
            <w:ins w:id="350" w:author="MOUTHON Michael" w:date="2024-04-16T11:09:00Z">
              <w:r w:rsidR="00AC4295" w:rsidRPr="00AC4295">
                <w:rPr>
                  <w:lang w:val="en-US"/>
                </w:rPr>
                <w:t xml:space="preserve">from </w:t>
              </w:r>
              <w:r w:rsidR="00AC4295" w:rsidRPr="00AC4295">
                <w:rPr>
                  <w:i/>
                  <w:iCs/>
                  <w:lang w:val="en-US"/>
                  <w:rPrChange w:id="351" w:author="MOUTHON Michael" w:date="2024-04-16T11:09:00Z">
                    <w:rPr>
                      <w:lang w:val="en-US"/>
                    </w:rPr>
                  </w:rPrChange>
                </w:rPr>
                <w:t>Experimental Computer</w:t>
              </w:r>
              <w:r w:rsidR="00AC4295" w:rsidRPr="00AC4295">
                <w:rPr>
                  <w:lang w:val="en-US"/>
                </w:rPr>
                <w:t xml:space="preserve"> (E Run Script File) in “Task </w:t>
              </w:r>
              <w:r w:rsidR="00AC4295">
                <w:rPr>
                  <w:lang w:val="en-US"/>
                </w:rPr>
                <w:t>3</w:t>
              </w:r>
              <w:r w:rsidR="00AC4295" w:rsidRPr="00AC4295">
                <w:rPr>
                  <w:lang w:val="en-US"/>
                </w:rPr>
                <w:t>_H</w:t>
              </w:r>
              <w:r w:rsidR="00AC4295">
                <w:rPr>
                  <w:lang w:val="en-US"/>
                </w:rPr>
                <w:t>EP</w:t>
              </w:r>
            </w:ins>
            <w:ins w:id="352" w:author="MOUTHON Michael" w:date="2024-04-16T11:10:00Z">
              <w:r w:rsidR="008B22FE">
                <w:rPr>
                  <w:lang w:val="en-US"/>
                </w:rPr>
                <w:t>\task3_HEP_TRAINING.ebs3</w:t>
              </w:r>
            </w:ins>
            <w:ins w:id="353" w:author="MOUTHON Michael" w:date="2024-04-16T11:09:00Z">
              <w:r w:rsidR="00AC4295" w:rsidRPr="00AC4295">
                <w:rPr>
                  <w:lang w:val="en-US"/>
                </w:rPr>
                <w:t>” of “Project_interoception_2023”</w:t>
              </w:r>
            </w:ins>
            <w:del w:id="354" w:author="MOUTHON Michael" w:date="2024-04-16T11:09:00Z">
              <w:r w:rsidDel="00AC4295">
                <w:rPr>
                  <w:lang w:val="en-US"/>
                </w:rPr>
                <w:delText>experimenter computer</w:delText>
              </w:r>
            </w:del>
          </w:p>
          <w:p w14:paraId="407E9558" w14:textId="04425087" w:rsidR="003F0C27" w:rsidRDefault="00B7116F" w:rsidP="006D3175">
            <w:pPr>
              <w:pStyle w:val="ListParagraph"/>
              <w:numPr>
                <w:ilvl w:val="0"/>
                <w:numId w:val="8"/>
              </w:numPr>
              <w:rPr>
                <w:lang w:val="en-US"/>
              </w:rPr>
            </w:pPr>
            <w:r>
              <w:rPr>
                <w:lang w:val="en-US"/>
              </w:rPr>
              <w:t xml:space="preserve">Connect the earplug and sound prolongation cable in the right hole of the front </w:t>
            </w:r>
            <w:r w:rsidR="009E3420">
              <w:rPr>
                <w:lang w:val="en-US"/>
              </w:rPr>
              <w:t xml:space="preserve">panel of the </w:t>
            </w:r>
            <w:r w:rsidR="009E3420" w:rsidRPr="00B3516E">
              <w:rPr>
                <w:i/>
                <w:iCs/>
                <w:lang w:val="en-US"/>
              </w:rPr>
              <w:t>experimental computer</w:t>
            </w:r>
            <w:r w:rsidR="009E3420">
              <w:rPr>
                <w:lang w:val="en-US"/>
              </w:rPr>
              <w:br/>
            </w:r>
            <w:r w:rsidR="009E3420">
              <w:rPr>
                <w:noProof/>
                <w:lang w:val="en-US"/>
              </w:rPr>
              <w:drawing>
                <wp:inline distT="0" distB="0" distL="0" distR="0" wp14:anchorId="35043DD0" wp14:editId="06AFF9F7">
                  <wp:extent cx="2019300" cy="2422254"/>
                  <wp:effectExtent l="0" t="0" r="0" b="0"/>
                  <wp:docPr id="1714146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146515" name=""/>
                          <pic:cNvPicPr/>
                        </pic:nvPicPr>
                        <pic:blipFill>
                          <a:blip r:embed="rId33"/>
                          <a:stretch>
                            <a:fillRect/>
                          </a:stretch>
                        </pic:blipFill>
                        <pic:spPr>
                          <a:xfrm>
                            <a:off x="0" y="0"/>
                            <a:ext cx="2033162" cy="2438882"/>
                          </a:xfrm>
                          <a:prstGeom prst="rect">
                            <a:avLst/>
                          </a:prstGeom>
                        </pic:spPr>
                      </pic:pic>
                    </a:graphicData>
                  </a:graphic>
                </wp:inline>
              </w:drawing>
            </w:r>
            <w:r w:rsidR="003F0C27">
              <w:rPr>
                <w:i/>
                <w:iCs/>
                <w:lang w:val="en-US"/>
              </w:rPr>
              <w:br/>
            </w:r>
            <w:r w:rsidR="000B0BEE">
              <w:rPr>
                <w:lang w:val="en-US"/>
              </w:rPr>
              <w:t xml:space="preserve">Take </w:t>
            </w:r>
            <w:r w:rsidR="003F0C27">
              <w:rPr>
                <w:lang w:val="en-US"/>
              </w:rPr>
              <w:t xml:space="preserve">caution because the cable will pass under the operator chair. </w:t>
            </w:r>
          </w:p>
          <w:p w14:paraId="0B177C61" w14:textId="77777777" w:rsidR="003F0C27" w:rsidRDefault="003F0C27" w:rsidP="003F0C27">
            <w:pPr>
              <w:pStyle w:val="ListParagraph"/>
              <w:numPr>
                <w:ilvl w:val="1"/>
                <w:numId w:val="8"/>
              </w:numPr>
              <w:rPr>
                <w:lang w:val="en-US"/>
              </w:rPr>
            </w:pPr>
            <w:r>
              <w:rPr>
                <w:lang w:val="en-US"/>
              </w:rPr>
              <w:t>Remove the chair</w:t>
            </w:r>
          </w:p>
          <w:p w14:paraId="399D38E6" w14:textId="0722639A" w:rsidR="009E3420" w:rsidRDefault="003F0C27" w:rsidP="003F0C27">
            <w:pPr>
              <w:pStyle w:val="ListParagraph"/>
              <w:numPr>
                <w:ilvl w:val="1"/>
                <w:numId w:val="8"/>
              </w:numPr>
              <w:rPr>
                <w:lang w:val="en-US"/>
              </w:rPr>
            </w:pPr>
            <w:r>
              <w:rPr>
                <w:lang w:val="en-US"/>
              </w:rPr>
              <w:t xml:space="preserve"> let the </w:t>
            </w:r>
            <w:r w:rsidR="00F40733">
              <w:rPr>
                <w:lang w:val="en-US"/>
              </w:rPr>
              <w:t xml:space="preserve">participant </w:t>
            </w:r>
            <w:r>
              <w:rPr>
                <w:lang w:val="en-US"/>
              </w:rPr>
              <w:t xml:space="preserve">install </w:t>
            </w:r>
          </w:p>
          <w:p w14:paraId="0DA11549" w14:textId="75DDC2A9" w:rsidR="003F0C27" w:rsidRDefault="003F0C27" w:rsidP="003F0C27">
            <w:pPr>
              <w:pStyle w:val="ListParagraph"/>
              <w:numPr>
                <w:ilvl w:val="1"/>
                <w:numId w:val="8"/>
              </w:numPr>
              <w:rPr>
                <w:lang w:val="en-US"/>
              </w:rPr>
            </w:pPr>
            <w:r>
              <w:rPr>
                <w:lang w:val="en-US"/>
              </w:rPr>
              <w:t>Put back you chair over the cable and don’t movie it</w:t>
            </w:r>
          </w:p>
          <w:p w14:paraId="7E87883F" w14:textId="7F720B16" w:rsidR="00CC7E8D" w:rsidRPr="00CC7E8D" w:rsidRDefault="009E3420" w:rsidP="006D3175">
            <w:pPr>
              <w:pStyle w:val="ListParagraph"/>
              <w:numPr>
                <w:ilvl w:val="0"/>
                <w:numId w:val="8"/>
              </w:numPr>
              <w:rPr>
                <w:lang w:val="en-US"/>
              </w:rPr>
            </w:pPr>
            <w:r>
              <w:rPr>
                <w:lang w:val="en-US"/>
              </w:rPr>
              <w:t>Turn on the noise cancellation of the earphone</w:t>
            </w:r>
            <w:r w:rsidR="00B7116F">
              <w:rPr>
                <w:lang w:val="en-US"/>
              </w:rPr>
              <w:t xml:space="preserve"> </w:t>
            </w:r>
          </w:p>
          <w:p w14:paraId="4E27BCF6" w14:textId="24B55A3B" w:rsidR="00F4576A" w:rsidRDefault="00F4576A" w:rsidP="006D3175">
            <w:pPr>
              <w:pStyle w:val="ListParagraph"/>
              <w:numPr>
                <w:ilvl w:val="0"/>
                <w:numId w:val="8"/>
              </w:numPr>
              <w:rPr>
                <w:lang w:val="en-US"/>
              </w:rPr>
            </w:pPr>
            <w:r w:rsidRPr="00F4576A">
              <w:rPr>
                <w:lang w:val="en-US"/>
              </w:rPr>
              <w:t xml:space="preserve">Create </w:t>
            </w:r>
            <w:r>
              <w:rPr>
                <w:lang w:val="en-US"/>
              </w:rPr>
              <w:t>the EEG file “</w:t>
            </w:r>
            <w:r w:rsidRPr="00DF4F47">
              <w:rPr>
                <w:lang w:val="en-US"/>
              </w:rPr>
              <w:t>Interoception_HEP_</w:t>
            </w:r>
            <w:r w:rsidRPr="008B0C19">
              <w:rPr>
                <w:i/>
                <w:iCs/>
                <w:lang w:val="en-US"/>
              </w:rPr>
              <w:t>Pcode</w:t>
            </w:r>
            <w:r w:rsidRPr="00711B68">
              <w:rPr>
                <w:lang w:val="en-US"/>
              </w:rPr>
              <w:t>_</w:t>
            </w:r>
            <w:r w:rsidRPr="008B0C19">
              <w:rPr>
                <w:i/>
                <w:iCs/>
                <w:lang w:val="en-US"/>
              </w:rPr>
              <w:t>date</w:t>
            </w:r>
            <w:r w:rsidRPr="00711B68">
              <w:rPr>
                <w:lang w:val="en-US"/>
              </w:rPr>
              <w:t>.bdf</w:t>
            </w:r>
            <w:r>
              <w:rPr>
                <w:lang w:val="en-US"/>
              </w:rPr>
              <w:t>"</w:t>
            </w:r>
            <w:r w:rsidRPr="00F830AA">
              <w:rPr>
                <w:lang w:val="en-US"/>
              </w:rPr>
              <w:t xml:space="preserve"> during instruction</w:t>
            </w:r>
            <w:r w:rsidR="00421565">
              <w:rPr>
                <w:lang w:val="en-US"/>
              </w:rPr>
              <w:t xml:space="preserve"> on the </w:t>
            </w:r>
            <w:r w:rsidR="00421565" w:rsidRPr="008250C3">
              <w:rPr>
                <w:i/>
                <w:iCs/>
                <w:lang w:val="en-US"/>
              </w:rPr>
              <w:t>EEG computer</w:t>
            </w:r>
            <w:r w:rsidRPr="00F830AA">
              <w:rPr>
                <w:lang w:val="en-US"/>
              </w:rPr>
              <w:t>.</w:t>
            </w:r>
          </w:p>
          <w:p w14:paraId="6588FE55" w14:textId="605E563F" w:rsidR="00F4576A" w:rsidRDefault="008B22FE" w:rsidP="006D3175">
            <w:pPr>
              <w:pStyle w:val="ListParagraph"/>
              <w:numPr>
                <w:ilvl w:val="0"/>
                <w:numId w:val="8"/>
              </w:numPr>
              <w:rPr>
                <w:lang w:val="en-US"/>
              </w:rPr>
            </w:pPr>
            <w:ins w:id="355" w:author="MOUTHON Michael" w:date="2024-04-16T11:11:00Z">
              <w:r>
                <w:rPr>
                  <w:lang w:val="en-US"/>
                </w:rPr>
                <w:t xml:space="preserve">After the training, </w:t>
              </w:r>
            </w:ins>
            <w:ins w:id="356" w:author="MOUTHON Michael" w:date="2024-04-16T11:12:00Z">
              <w:r>
                <w:rPr>
                  <w:lang w:val="en-US"/>
                </w:rPr>
                <w:t>execute</w:t>
              </w:r>
            </w:ins>
            <w:ins w:id="357" w:author="MOUTHON Michael" w:date="2024-04-16T11:11:00Z">
              <w:r>
                <w:rPr>
                  <w:lang w:val="en-US"/>
                </w:rPr>
                <w:t xml:space="preserve"> the </w:t>
              </w:r>
            </w:ins>
            <w:ins w:id="358" w:author="MOUTHON Michael" w:date="2024-04-16T11:12:00Z">
              <w:r>
                <w:rPr>
                  <w:lang w:val="en-US"/>
                </w:rPr>
                <w:t xml:space="preserve">Eprime script </w:t>
              </w:r>
              <w:r w:rsidRPr="00AC4295">
                <w:rPr>
                  <w:lang w:val="en-US"/>
                </w:rPr>
                <w:t xml:space="preserve">“Task </w:t>
              </w:r>
              <w:r>
                <w:rPr>
                  <w:lang w:val="en-US"/>
                </w:rPr>
                <w:t>3</w:t>
              </w:r>
              <w:r w:rsidRPr="00AC4295">
                <w:rPr>
                  <w:lang w:val="en-US"/>
                </w:rPr>
                <w:t>_H</w:t>
              </w:r>
              <w:r>
                <w:rPr>
                  <w:lang w:val="en-US"/>
                </w:rPr>
                <w:t>EP\task3_HEP.ebs3</w:t>
              </w:r>
              <w:r w:rsidRPr="00AC4295">
                <w:rPr>
                  <w:lang w:val="en-US"/>
                </w:rPr>
                <w:t>”</w:t>
              </w:r>
              <w:r>
                <w:rPr>
                  <w:lang w:val="en-US"/>
                </w:rPr>
                <w:t>.</w:t>
              </w:r>
              <w:r w:rsidRPr="00AC4295">
                <w:rPr>
                  <w:lang w:val="en-US"/>
                </w:rPr>
                <w:t xml:space="preserve"> </w:t>
              </w:r>
            </w:ins>
            <w:ins w:id="359" w:author="MOUTHON Michael" w:date="2024-04-16T11:11:00Z">
              <w:r>
                <w:rPr>
                  <w:lang w:val="en-US"/>
                </w:rPr>
                <w:t xml:space="preserve"> </w:t>
              </w:r>
            </w:ins>
            <w:r w:rsidR="00F4576A">
              <w:rPr>
                <w:lang w:val="en-US"/>
              </w:rPr>
              <w:t xml:space="preserve">Start </w:t>
            </w:r>
            <w:r w:rsidR="00F4576A" w:rsidRPr="00F830AA">
              <w:rPr>
                <w:lang w:val="en-US"/>
              </w:rPr>
              <w:t xml:space="preserve">the </w:t>
            </w:r>
            <w:ins w:id="360" w:author="MOUTHON Michael" w:date="2024-04-16T11:13:00Z">
              <w:r>
                <w:rPr>
                  <w:lang w:val="en-US"/>
                </w:rPr>
                <w:t xml:space="preserve">EEG </w:t>
              </w:r>
            </w:ins>
            <w:r w:rsidR="00F4576A" w:rsidRPr="00F830AA">
              <w:rPr>
                <w:lang w:val="en-US"/>
              </w:rPr>
              <w:t xml:space="preserve">recording </w:t>
            </w:r>
            <w:del w:id="361" w:author="MOUTHON Michael" w:date="2024-04-16T11:13:00Z">
              <w:r w:rsidR="00F4576A" w:rsidRPr="00F830AA" w:rsidDel="008B22FE">
                <w:rPr>
                  <w:lang w:val="en-US"/>
                </w:rPr>
                <w:delText xml:space="preserve">when </w:delText>
              </w:r>
              <w:r w:rsidR="000D2EF4" w:rsidDel="008B22FE">
                <w:rPr>
                  <w:lang w:val="en-US"/>
                </w:rPr>
                <w:delText>participant</w:delText>
              </w:r>
              <w:r w:rsidR="000D2EF4" w:rsidRPr="00F830AA" w:rsidDel="008B22FE">
                <w:rPr>
                  <w:lang w:val="en-US"/>
                </w:rPr>
                <w:delText xml:space="preserve"> </w:delText>
              </w:r>
              <w:r w:rsidR="00F4576A" w:rsidRPr="00F830AA" w:rsidDel="008B22FE">
                <w:rPr>
                  <w:lang w:val="en-US"/>
                </w:rPr>
                <w:delText>is ready to start</w:delText>
              </w:r>
            </w:del>
            <w:ins w:id="362" w:author="MOUTHON Michael" w:date="2024-04-16T11:13:00Z">
              <w:r>
                <w:rPr>
                  <w:lang w:val="en-US"/>
                </w:rPr>
                <w:t xml:space="preserve">immediately after </w:t>
              </w:r>
            </w:ins>
            <w:ins w:id="363" w:author="MOUTHON Michael" w:date="2024-04-16T11:14:00Z">
              <w:r>
                <w:rPr>
                  <w:lang w:val="en-US"/>
                </w:rPr>
                <w:t>execution of the Eprime script</w:t>
              </w:r>
            </w:ins>
            <w:ins w:id="364" w:author="MOUTHON Michael" w:date="2024-04-16T11:13:00Z">
              <w:r>
                <w:rPr>
                  <w:lang w:val="en-US"/>
                </w:rPr>
                <w:t xml:space="preserve">. </w:t>
              </w:r>
            </w:ins>
            <w:del w:id="365" w:author="MOUTHON Michael" w:date="2024-04-16T11:13:00Z">
              <w:r w:rsidR="00F2551D" w:rsidDel="008B22FE">
                <w:rPr>
                  <w:lang w:val="en-US"/>
                </w:rPr>
                <w:delText xml:space="preserve"> (for the real script and not the instruction)</w:delText>
              </w:r>
              <w:r w:rsidR="00F4576A" w:rsidRPr="00F830AA" w:rsidDel="008B22FE">
                <w:rPr>
                  <w:lang w:val="en-US"/>
                </w:rPr>
                <w:delText>.</w:delText>
              </w:r>
              <w:r w:rsidR="000D2EF4" w:rsidDel="008B22FE">
                <w:rPr>
                  <w:lang w:val="en-US"/>
                </w:rPr>
                <w:delText xml:space="preserve"> Here, the training file will be closed and you have to reopen the real task file in order to start </w:delText>
              </w:r>
            </w:del>
          </w:p>
          <w:p w14:paraId="21383372" w14:textId="581734FE" w:rsidR="00F830AA" w:rsidRPr="00F4576A" w:rsidRDefault="002F5054" w:rsidP="006D3175">
            <w:pPr>
              <w:pStyle w:val="ListParagraph"/>
              <w:numPr>
                <w:ilvl w:val="0"/>
                <w:numId w:val="8"/>
              </w:numPr>
              <w:spacing w:after="160" w:line="259" w:lineRule="auto"/>
              <w:rPr>
                <w:iCs/>
                <w:color w:val="000000" w:themeColor="text1"/>
                <w:lang w:val="en-US"/>
              </w:rPr>
            </w:pPr>
            <w:r w:rsidRPr="009E3420">
              <w:rPr>
                <w:lang w:val="en-US"/>
              </w:rPr>
              <w:t>Stop the recording when experiment is finished.</w:t>
            </w:r>
          </w:p>
        </w:tc>
      </w:tr>
    </w:tbl>
    <w:p w14:paraId="22751E71" w14:textId="05709A0A" w:rsidR="00F95B54" w:rsidRDefault="00F95B54" w:rsidP="00F830AA">
      <w:pPr>
        <w:rPr>
          <w:rFonts w:asciiTheme="majorHAnsi" w:eastAsiaTheme="majorEastAsia" w:hAnsiTheme="majorHAnsi" w:cstheme="majorBidi"/>
          <w:color w:val="2F5496" w:themeColor="accent1" w:themeShade="BF"/>
          <w:sz w:val="32"/>
          <w:szCs w:val="32"/>
          <w:lang w:val="en-US"/>
        </w:rPr>
      </w:pPr>
    </w:p>
    <w:p w14:paraId="4BD22615" w14:textId="77777777" w:rsidR="00F95B54" w:rsidRDefault="00F95B54">
      <w:pPr>
        <w:rPr>
          <w:rFonts w:asciiTheme="majorHAnsi" w:eastAsiaTheme="majorEastAsia" w:hAnsiTheme="majorHAnsi" w:cstheme="majorBidi"/>
          <w:color w:val="2F5496" w:themeColor="accent1" w:themeShade="BF"/>
          <w:sz w:val="32"/>
          <w:szCs w:val="32"/>
          <w:lang w:val="en-US"/>
        </w:rPr>
      </w:pPr>
      <w:r>
        <w:rPr>
          <w:rFonts w:asciiTheme="majorHAnsi" w:eastAsiaTheme="majorEastAsia" w:hAnsiTheme="majorHAnsi" w:cstheme="majorBidi"/>
          <w:color w:val="2F5496" w:themeColor="accent1" w:themeShade="BF"/>
          <w:sz w:val="32"/>
          <w:szCs w:val="32"/>
          <w:lang w:val="en-US"/>
        </w:rPr>
        <w:br w:type="page"/>
      </w:r>
    </w:p>
    <w:p w14:paraId="43FA2871" w14:textId="7330B5E9" w:rsidR="008E4F9D" w:rsidRPr="006D3175" w:rsidRDefault="0072274C" w:rsidP="00115953">
      <w:pPr>
        <w:pStyle w:val="ListParagraph"/>
        <w:numPr>
          <w:ilvl w:val="0"/>
          <w:numId w:val="40"/>
        </w:numPr>
        <w:spacing w:after="200" w:line="276" w:lineRule="auto"/>
        <w:jc w:val="both"/>
        <w:rPr>
          <w:b/>
          <w:noProof/>
          <w:lang w:val="en-US"/>
        </w:rPr>
      </w:pPr>
      <w:r w:rsidRPr="0072274C">
        <w:rPr>
          <w:b/>
          <w:noProof/>
          <w:lang w:val="en-US"/>
        </w:rPr>
        <w:lastRenderedPageBreak/>
        <w:t>Experiment recording</w:t>
      </w:r>
      <w:r>
        <w:rPr>
          <w:b/>
          <w:noProof/>
          <w:lang w:val="en-US"/>
        </w:rPr>
        <w:t xml:space="preserve"> for</w:t>
      </w:r>
      <w:r w:rsidR="00F95B54" w:rsidRPr="006D3175">
        <w:rPr>
          <w:b/>
          <w:noProof/>
          <w:lang w:val="en-US"/>
        </w:rPr>
        <w:t xml:space="preserve"> </w:t>
      </w:r>
      <w:r w:rsidR="009E3420" w:rsidRPr="006D3175">
        <w:rPr>
          <w:b/>
          <w:noProof/>
          <w:lang w:val="en-US"/>
        </w:rPr>
        <w:t>CAS</w:t>
      </w:r>
      <w:r w:rsidR="00F95B54" w:rsidRPr="006D3175">
        <w:rPr>
          <w:b/>
          <w:noProof/>
          <w:lang w:val="en-US"/>
        </w:rPr>
        <w:t xml:space="preserve"> task</w:t>
      </w:r>
    </w:p>
    <w:tbl>
      <w:tblPr>
        <w:tblStyle w:val="TableGrid"/>
        <w:tblW w:w="10742" w:type="dxa"/>
        <w:tblInd w:w="-714" w:type="dxa"/>
        <w:tblLayout w:type="fixed"/>
        <w:tblLook w:val="04A0" w:firstRow="1" w:lastRow="0" w:firstColumn="1" w:lastColumn="0" w:noHBand="0" w:noVBand="1"/>
      </w:tblPr>
      <w:tblGrid>
        <w:gridCol w:w="2306"/>
        <w:gridCol w:w="8436"/>
      </w:tblGrid>
      <w:tr w:rsidR="00A70C38" w:rsidRPr="00FF7406" w14:paraId="7B685DED" w14:textId="77777777" w:rsidTr="003F0C27">
        <w:trPr>
          <w:trHeight w:val="243"/>
        </w:trPr>
        <w:tc>
          <w:tcPr>
            <w:tcW w:w="2306" w:type="dxa"/>
          </w:tcPr>
          <w:p w14:paraId="76BBED7E" w14:textId="77777777" w:rsidR="00B7276B" w:rsidRDefault="00B7276B" w:rsidP="00C72ECF">
            <w:r>
              <w:t>STEP</w:t>
            </w:r>
          </w:p>
        </w:tc>
        <w:tc>
          <w:tcPr>
            <w:tcW w:w="8436" w:type="dxa"/>
          </w:tcPr>
          <w:p w14:paraId="2292F908" w14:textId="77777777" w:rsidR="00B7276B" w:rsidRPr="00A17628" w:rsidRDefault="00B7276B" w:rsidP="00C72ECF">
            <w:pPr>
              <w:rPr>
                <w:lang w:val="en-US"/>
              </w:rPr>
            </w:pPr>
            <w:r w:rsidRPr="00A17628">
              <w:rPr>
                <w:lang w:val="en-US"/>
              </w:rPr>
              <w:t>What do I need for this</w:t>
            </w:r>
          </w:p>
        </w:tc>
      </w:tr>
      <w:tr w:rsidR="003F0C27" w:rsidRPr="00FF7406" w14:paraId="536875A3" w14:textId="77777777" w:rsidTr="003F0C27">
        <w:trPr>
          <w:trHeight w:val="739"/>
        </w:trPr>
        <w:tc>
          <w:tcPr>
            <w:tcW w:w="2306" w:type="dxa"/>
          </w:tcPr>
          <w:p w14:paraId="775925C1" w14:textId="2F5D7D96" w:rsidR="003F0C27" w:rsidRDefault="003F0C27" w:rsidP="003F0C27">
            <w:pPr>
              <w:pStyle w:val="ListParagraph"/>
              <w:numPr>
                <w:ilvl w:val="1"/>
                <w:numId w:val="13"/>
              </w:numPr>
              <w:rPr>
                <w:lang w:val="en-US"/>
              </w:rPr>
            </w:pPr>
            <w:r>
              <w:rPr>
                <w:lang w:val="en-US"/>
              </w:rPr>
              <w:t xml:space="preserve">Transfer HEP data on </w:t>
            </w:r>
            <w:r w:rsidRPr="008250C3">
              <w:rPr>
                <w:i/>
                <w:iCs/>
                <w:lang w:val="en-US"/>
              </w:rPr>
              <w:t>Experimental computer</w:t>
            </w:r>
          </w:p>
        </w:tc>
        <w:tc>
          <w:tcPr>
            <w:tcW w:w="8436" w:type="dxa"/>
          </w:tcPr>
          <w:p w14:paraId="320A6243" w14:textId="64A19BF6" w:rsidR="008A273E" w:rsidRPr="008A273E" w:rsidRDefault="003F0C27" w:rsidP="008A273E">
            <w:pPr>
              <w:pStyle w:val="ListParagraph"/>
              <w:numPr>
                <w:ilvl w:val="0"/>
                <w:numId w:val="21"/>
              </w:numPr>
              <w:rPr>
                <w:lang w:val="en-US"/>
              </w:rPr>
            </w:pPr>
            <w:r>
              <w:rPr>
                <w:lang w:val="en-US"/>
              </w:rPr>
              <w:t>Use the USB key to copy the “</w:t>
            </w:r>
            <w:r w:rsidRPr="00DF4F47">
              <w:rPr>
                <w:lang w:val="en-US"/>
              </w:rPr>
              <w:t>Interoception_HEP_</w:t>
            </w:r>
            <w:r w:rsidRPr="008B0C19">
              <w:rPr>
                <w:i/>
                <w:iCs/>
                <w:lang w:val="en-US"/>
              </w:rPr>
              <w:t>Pcode</w:t>
            </w:r>
            <w:r w:rsidRPr="00711B68">
              <w:rPr>
                <w:lang w:val="en-US"/>
              </w:rPr>
              <w:t>_</w:t>
            </w:r>
            <w:r w:rsidRPr="008B0C19">
              <w:rPr>
                <w:i/>
                <w:iCs/>
                <w:lang w:val="en-US"/>
              </w:rPr>
              <w:t>date</w:t>
            </w:r>
            <w:r w:rsidRPr="00711B68">
              <w:rPr>
                <w:lang w:val="en-US"/>
              </w:rPr>
              <w:t>.bdf</w:t>
            </w:r>
            <w:r>
              <w:rPr>
                <w:lang w:val="en-US"/>
              </w:rPr>
              <w:t>" and “</w:t>
            </w:r>
            <w:r w:rsidRPr="00DF4F47">
              <w:rPr>
                <w:lang w:val="en-US"/>
              </w:rPr>
              <w:t>Interoception_HBT_</w:t>
            </w:r>
            <w:r w:rsidRPr="008B0C19">
              <w:rPr>
                <w:i/>
                <w:iCs/>
                <w:lang w:val="en-US"/>
              </w:rPr>
              <w:t>Pcode</w:t>
            </w:r>
            <w:r w:rsidRPr="00711B68">
              <w:rPr>
                <w:lang w:val="en-US"/>
              </w:rPr>
              <w:t>_</w:t>
            </w:r>
            <w:r w:rsidRPr="008B0C19">
              <w:rPr>
                <w:i/>
                <w:iCs/>
                <w:lang w:val="en-US"/>
              </w:rPr>
              <w:t>date</w:t>
            </w:r>
            <w:r w:rsidRPr="00711B68">
              <w:rPr>
                <w:lang w:val="en-US"/>
              </w:rPr>
              <w:t>.bdf</w:t>
            </w:r>
            <w:r>
              <w:rPr>
                <w:lang w:val="en-US"/>
              </w:rPr>
              <w:t xml:space="preserve">" from the </w:t>
            </w:r>
            <w:r w:rsidRPr="008250C3">
              <w:rPr>
                <w:i/>
                <w:iCs/>
                <w:lang w:val="en-US"/>
              </w:rPr>
              <w:t>EEG computer</w:t>
            </w:r>
            <w:r>
              <w:rPr>
                <w:lang w:val="en-US"/>
              </w:rPr>
              <w:t xml:space="preserve"> (in the folder EEGdata) to the </w:t>
            </w:r>
            <w:r w:rsidRPr="008250C3">
              <w:rPr>
                <w:i/>
                <w:iCs/>
                <w:lang w:val="en-US"/>
              </w:rPr>
              <w:t>experimental computer</w:t>
            </w:r>
            <w:r>
              <w:rPr>
                <w:lang w:val="en-US"/>
              </w:rPr>
              <w:t xml:space="preserve"> (at location “</w:t>
            </w:r>
            <w:r w:rsidRPr="0041497F">
              <w:rPr>
                <w:lang w:val="en-US"/>
              </w:rPr>
              <w:t>D:\Experimental_scripts\projet_interoception_2023\data</w:t>
            </w:r>
            <w:r>
              <w:rPr>
                <w:lang w:val="en-US"/>
              </w:rPr>
              <w:t xml:space="preserve">”). </w:t>
            </w:r>
          </w:p>
        </w:tc>
      </w:tr>
      <w:tr w:rsidR="00C91E33" w:rsidRPr="00FF7406" w14:paraId="0180B42B" w14:textId="77777777" w:rsidTr="003F0C27">
        <w:trPr>
          <w:trHeight w:val="739"/>
        </w:trPr>
        <w:tc>
          <w:tcPr>
            <w:tcW w:w="2306" w:type="dxa"/>
          </w:tcPr>
          <w:p w14:paraId="74A8F222" w14:textId="758A80C7" w:rsidR="00C91E33" w:rsidRDefault="00C91E33" w:rsidP="00C91E33">
            <w:pPr>
              <w:pStyle w:val="ListParagraph"/>
              <w:numPr>
                <w:ilvl w:val="1"/>
                <w:numId w:val="13"/>
              </w:numPr>
              <w:rPr>
                <w:lang w:val="en-US"/>
              </w:rPr>
            </w:pPr>
            <w:r>
              <w:rPr>
                <w:color w:val="000000" w:themeColor="text1"/>
                <w:lang w:val="en-US"/>
              </w:rPr>
              <w:t>Open the Eprime of CAS instruction</w:t>
            </w:r>
          </w:p>
        </w:tc>
        <w:tc>
          <w:tcPr>
            <w:tcW w:w="8436" w:type="dxa"/>
          </w:tcPr>
          <w:p w14:paraId="5B0B744C" w14:textId="77777777" w:rsidR="00C91E33" w:rsidRPr="00C91E33" w:rsidRDefault="00C91E33" w:rsidP="00C91E33">
            <w:pPr>
              <w:pStyle w:val="ListParagraph"/>
              <w:numPr>
                <w:ilvl w:val="0"/>
                <w:numId w:val="34"/>
              </w:numPr>
              <w:rPr>
                <w:lang w:val="en-US"/>
              </w:rPr>
            </w:pPr>
            <w:r>
              <w:rPr>
                <w:iCs/>
                <w:color w:val="000000" w:themeColor="text1"/>
                <w:lang w:val="en-US"/>
              </w:rPr>
              <w:t xml:space="preserve">On the </w:t>
            </w:r>
            <w:r>
              <w:rPr>
                <w:i/>
                <w:color w:val="000000" w:themeColor="text1"/>
                <w:lang w:val="en-US"/>
              </w:rPr>
              <w:t>EEG</w:t>
            </w:r>
            <w:r w:rsidRPr="008250C3">
              <w:rPr>
                <w:i/>
                <w:color w:val="000000" w:themeColor="text1"/>
                <w:lang w:val="en-US"/>
              </w:rPr>
              <w:t xml:space="preserve"> computer</w:t>
            </w:r>
            <w:r>
              <w:rPr>
                <w:iCs/>
                <w:color w:val="000000" w:themeColor="text1"/>
                <w:lang w:val="en-US"/>
              </w:rPr>
              <w:t>, execute the script “task4_CAS.ebs” at the location “C:\Experimental_scripts\task4_CAS”</w:t>
            </w:r>
          </w:p>
          <w:p w14:paraId="105E0208" w14:textId="1CFF86F9" w:rsidR="00C91E33" w:rsidRDefault="00F31279" w:rsidP="00C91E33">
            <w:pPr>
              <w:pStyle w:val="ListParagraph"/>
              <w:numPr>
                <w:ilvl w:val="0"/>
                <w:numId w:val="34"/>
              </w:numPr>
              <w:rPr>
                <w:lang w:val="en-US"/>
              </w:rPr>
            </w:pPr>
            <w:r>
              <w:rPr>
                <w:lang w:val="en-US"/>
              </w:rPr>
              <w:t xml:space="preserve">Change the </w:t>
            </w:r>
            <w:r>
              <w:rPr>
                <w:iCs/>
                <w:lang w:val="en-US"/>
              </w:rPr>
              <w:t xml:space="preserve">Display Hub on the table for position 2 (show the </w:t>
            </w:r>
            <w:r w:rsidRPr="00F31279">
              <w:rPr>
                <w:i/>
                <w:lang w:val="en-US"/>
              </w:rPr>
              <w:t>EEG computer</w:t>
            </w:r>
            <w:r>
              <w:rPr>
                <w:iCs/>
                <w:lang w:val="en-US"/>
              </w:rPr>
              <w:t xml:space="preserve"> screen to the participant)</w:t>
            </w:r>
          </w:p>
        </w:tc>
      </w:tr>
      <w:tr w:rsidR="00A70C38" w:rsidRPr="00FF7406" w14:paraId="0F68B934" w14:textId="77777777" w:rsidTr="003F0C27">
        <w:trPr>
          <w:trHeight w:val="739"/>
        </w:trPr>
        <w:tc>
          <w:tcPr>
            <w:tcW w:w="2306" w:type="dxa"/>
          </w:tcPr>
          <w:p w14:paraId="6DE84BE0" w14:textId="1C40DB5B" w:rsidR="00B7276B" w:rsidRPr="00AE6A48" w:rsidRDefault="009E3420" w:rsidP="006D3175">
            <w:pPr>
              <w:pStyle w:val="ListParagraph"/>
              <w:numPr>
                <w:ilvl w:val="1"/>
                <w:numId w:val="13"/>
              </w:numPr>
              <w:rPr>
                <w:lang w:val="en-US"/>
              </w:rPr>
            </w:pPr>
            <w:r>
              <w:rPr>
                <w:lang w:val="en-US"/>
              </w:rPr>
              <w:t xml:space="preserve">Plug the EEG on the </w:t>
            </w:r>
            <w:r w:rsidRPr="008250C3">
              <w:rPr>
                <w:i/>
                <w:iCs/>
                <w:lang w:val="en-US"/>
              </w:rPr>
              <w:t>experimental computer</w:t>
            </w:r>
            <w:r w:rsidR="00B7276B" w:rsidRPr="00AE6A48">
              <w:rPr>
                <w:lang w:val="en-US"/>
              </w:rPr>
              <w:t xml:space="preserve"> </w:t>
            </w:r>
          </w:p>
        </w:tc>
        <w:tc>
          <w:tcPr>
            <w:tcW w:w="8436" w:type="dxa"/>
          </w:tcPr>
          <w:p w14:paraId="280FC514" w14:textId="078508A6" w:rsidR="00B7276B" w:rsidRPr="008A273E" w:rsidRDefault="009E3420" w:rsidP="00C91E33">
            <w:pPr>
              <w:pStyle w:val="ListParagraph"/>
              <w:numPr>
                <w:ilvl w:val="0"/>
                <w:numId w:val="35"/>
              </w:numPr>
              <w:rPr>
                <w:lang w:val="en-US"/>
              </w:rPr>
            </w:pPr>
            <w:r w:rsidRPr="008A273E">
              <w:rPr>
                <w:lang w:val="en-US"/>
              </w:rPr>
              <w:t xml:space="preserve">Unplug the EEG cable from the </w:t>
            </w:r>
            <w:r w:rsidRPr="008A273E">
              <w:rPr>
                <w:i/>
                <w:lang w:val="en-US"/>
              </w:rPr>
              <w:t>EEG computer’s</w:t>
            </w:r>
            <w:r w:rsidRPr="008A273E">
              <w:rPr>
                <w:iCs/>
                <w:lang w:val="en-US"/>
              </w:rPr>
              <w:t xml:space="preserve"> docking station. </w:t>
            </w:r>
          </w:p>
          <w:p w14:paraId="713B6A44" w14:textId="747A09F4" w:rsidR="002345CA" w:rsidRPr="00F31279" w:rsidRDefault="009E3420" w:rsidP="00F31279">
            <w:pPr>
              <w:pStyle w:val="ListParagraph"/>
              <w:numPr>
                <w:ilvl w:val="0"/>
                <w:numId w:val="35"/>
              </w:numPr>
              <w:rPr>
                <w:lang w:val="en-US"/>
              </w:rPr>
            </w:pPr>
            <w:r>
              <w:rPr>
                <w:iCs/>
                <w:lang w:val="en-US"/>
              </w:rPr>
              <w:t xml:space="preserve">Plug-in </w:t>
            </w:r>
            <w:r w:rsidR="002540A6">
              <w:rPr>
                <w:iCs/>
                <w:lang w:val="en-US"/>
              </w:rPr>
              <w:t xml:space="preserve">the EEG cable </w:t>
            </w:r>
            <w:r>
              <w:rPr>
                <w:iCs/>
                <w:lang w:val="en-US"/>
              </w:rPr>
              <w:t xml:space="preserve">in the front panel of the </w:t>
            </w:r>
            <w:r w:rsidRPr="00B3516E">
              <w:rPr>
                <w:i/>
                <w:lang w:val="en-US"/>
              </w:rPr>
              <w:t>Experimental computer</w:t>
            </w:r>
            <w:r>
              <w:rPr>
                <w:iCs/>
                <w:lang w:val="en-US"/>
              </w:rPr>
              <w:t xml:space="preserve"> (caution not </w:t>
            </w:r>
            <w:r w:rsidR="0041497F">
              <w:rPr>
                <w:rStyle w:val="rynqvb"/>
                <w:lang w:val="en"/>
              </w:rPr>
              <w:t>to pull the cable with your feet)</w:t>
            </w:r>
          </w:p>
        </w:tc>
      </w:tr>
      <w:tr w:rsidR="00BB6C5B" w:rsidRPr="00FF7406" w14:paraId="4E8DA12A" w14:textId="77777777" w:rsidTr="003F0C27">
        <w:trPr>
          <w:trHeight w:val="739"/>
        </w:trPr>
        <w:tc>
          <w:tcPr>
            <w:tcW w:w="2306" w:type="dxa"/>
          </w:tcPr>
          <w:p w14:paraId="3F95B52A" w14:textId="69A30FCC" w:rsidR="00B7276B" w:rsidRPr="00BB6C5B" w:rsidRDefault="00BB6C5B" w:rsidP="006D3175">
            <w:pPr>
              <w:pStyle w:val="ListParagraph"/>
              <w:numPr>
                <w:ilvl w:val="1"/>
                <w:numId w:val="13"/>
              </w:numPr>
              <w:rPr>
                <w:color w:val="000000" w:themeColor="text1"/>
                <w:lang w:val="en-US"/>
              </w:rPr>
            </w:pPr>
            <w:r w:rsidRPr="00BB6C5B">
              <w:rPr>
                <w:color w:val="000000" w:themeColor="text1"/>
                <w:lang w:val="en-US"/>
              </w:rPr>
              <w:t xml:space="preserve">Execute the MATLAB script in order to compute the ECG R-peak detection threshold on </w:t>
            </w:r>
            <w:r w:rsidR="00466258" w:rsidRPr="008250C3">
              <w:rPr>
                <w:i/>
                <w:iCs/>
                <w:color w:val="000000" w:themeColor="text1"/>
                <w:lang w:val="en-US"/>
              </w:rPr>
              <w:t>Experimental</w:t>
            </w:r>
            <w:r w:rsidRPr="008250C3">
              <w:rPr>
                <w:i/>
                <w:iCs/>
                <w:color w:val="000000" w:themeColor="text1"/>
                <w:lang w:val="en-US"/>
              </w:rPr>
              <w:t xml:space="preserve"> computer</w:t>
            </w:r>
          </w:p>
        </w:tc>
        <w:tc>
          <w:tcPr>
            <w:tcW w:w="8436" w:type="dxa"/>
          </w:tcPr>
          <w:p w14:paraId="3FFFAFBA" w14:textId="36D10DC1" w:rsidR="00466258" w:rsidRPr="00466258" w:rsidRDefault="0041497F" w:rsidP="006D3175">
            <w:pPr>
              <w:pStyle w:val="ListParagraph"/>
              <w:numPr>
                <w:ilvl w:val="0"/>
                <w:numId w:val="2"/>
              </w:numPr>
              <w:rPr>
                <w:iCs/>
                <w:color w:val="000000" w:themeColor="text1"/>
                <w:lang w:val="en-US"/>
              </w:rPr>
            </w:pPr>
            <w:r>
              <w:rPr>
                <w:iCs/>
                <w:color w:val="000000" w:themeColor="text1"/>
                <w:lang w:val="en-US"/>
              </w:rPr>
              <w:t>Restore the Matlab windows and e</w:t>
            </w:r>
            <w:r w:rsidR="00BB6C5B" w:rsidRPr="00BB6C5B">
              <w:rPr>
                <w:iCs/>
                <w:color w:val="000000" w:themeColor="text1"/>
                <w:lang w:val="en-US"/>
              </w:rPr>
              <w:t xml:space="preserve">xecute the script “ECG_R_peak_detection_Compute_Variance_LABVIEW_version.m” </w:t>
            </w:r>
            <w:r w:rsidR="00BB6C5B">
              <w:rPr>
                <w:iCs/>
                <w:color w:val="000000" w:themeColor="text1"/>
                <w:lang w:val="en-US"/>
              </w:rPr>
              <w:t xml:space="preserve">on the </w:t>
            </w:r>
            <w:r w:rsidR="00466258" w:rsidRPr="008250C3">
              <w:rPr>
                <w:i/>
                <w:color w:val="000000" w:themeColor="text1"/>
                <w:lang w:val="en-US"/>
              </w:rPr>
              <w:t>Experimental</w:t>
            </w:r>
            <w:r w:rsidR="00BB6C5B" w:rsidRPr="008250C3">
              <w:rPr>
                <w:i/>
                <w:color w:val="000000" w:themeColor="text1"/>
                <w:lang w:val="en-US"/>
              </w:rPr>
              <w:t xml:space="preserve"> computer</w:t>
            </w:r>
            <w:r w:rsidR="00466258">
              <w:rPr>
                <w:iCs/>
                <w:color w:val="000000" w:themeColor="text1"/>
                <w:lang w:val="en-US"/>
              </w:rPr>
              <w:t>:</w:t>
            </w:r>
            <w:r w:rsidR="00BB6C5B">
              <w:rPr>
                <w:iCs/>
                <w:color w:val="000000" w:themeColor="text1"/>
                <w:lang w:val="en-US"/>
              </w:rPr>
              <w:t xml:space="preserve"> </w:t>
            </w:r>
          </w:p>
          <w:p w14:paraId="51D627FB" w14:textId="60EA26D9" w:rsidR="0041497F" w:rsidRDefault="00F77A76" w:rsidP="006D3175">
            <w:pPr>
              <w:pStyle w:val="ListParagraph"/>
              <w:numPr>
                <w:ilvl w:val="1"/>
                <w:numId w:val="2"/>
              </w:numPr>
              <w:rPr>
                <w:iCs/>
                <w:color w:val="000000" w:themeColor="text1"/>
                <w:lang w:val="en-US"/>
              </w:rPr>
            </w:pPr>
            <w:r>
              <w:rPr>
                <w:iCs/>
                <w:color w:val="000000" w:themeColor="text1"/>
                <w:lang w:val="en-US"/>
              </w:rPr>
              <w:t>On the first Dialog box of Matlab, chose “</w:t>
            </w:r>
            <w:r w:rsidRPr="00F77A76">
              <w:rPr>
                <w:b/>
                <w:bCs/>
                <w:iCs/>
                <w:color w:val="000000" w:themeColor="text1"/>
                <w:lang w:val="en-US"/>
              </w:rPr>
              <w:t>Change Directory</w:t>
            </w:r>
            <w:r>
              <w:rPr>
                <w:iCs/>
                <w:color w:val="000000" w:themeColor="text1"/>
                <w:lang w:val="en-US"/>
              </w:rPr>
              <w:t>”</w:t>
            </w:r>
          </w:p>
          <w:p w14:paraId="647B166B" w14:textId="034B7D66" w:rsidR="00B7276B" w:rsidRDefault="00BB6C5B" w:rsidP="006D3175">
            <w:pPr>
              <w:pStyle w:val="ListParagraph"/>
              <w:numPr>
                <w:ilvl w:val="1"/>
                <w:numId w:val="2"/>
              </w:numPr>
              <w:rPr>
                <w:iCs/>
                <w:color w:val="000000" w:themeColor="text1"/>
                <w:lang w:val="en-US"/>
              </w:rPr>
            </w:pPr>
            <w:r>
              <w:rPr>
                <w:iCs/>
                <w:color w:val="000000" w:themeColor="text1"/>
                <w:lang w:val="en-US"/>
              </w:rPr>
              <w:t xml:space="preserve">Select the </w:t>
            </w:r>
            <w:r w:rsidR="00F41C4F">
              <w:rPr>
                <w:iCs/>
                <w:color w:val="000000" w:themeColor="text1"/>
                <w:lang w:val="en-US"/>
              </w:rPr>
              <w:t xml:space="preserve">EEG recording file of the </w:t>
            </w:r>
            <w:r w:rsidR="00F40733">
              <w:rPr>
                <w:iCs/>
                <w:color w:val="000000" w:themeColor="text1"/>
                <w:lang w:val="en-US"/>
              </w:rPr>
              <w:t xml:space="preserve">participant </w:t>
            </w:r>
            <w:r w:rsidR="00F41C4F">
              <w:rPr>
                <w:iCs/>
                <w:color w:val="000000" w:themeColor="text1"/>
                <w:lang w:val="en-US"/>
              </w:rPr>
              <w:t>for the HEP experiment (</w:t>
            </w:r>
            <w:r w:rsidR="00F41C4F" w:rsidRPr="00F41C4F">
              <w:rPr>
                <w:iCs/>
                <w:color w:val="000000" w:themeColor="text1"/>
                <w:lang w:val="en-US"/>
              </w:rPr>
              <w:t>Interoception_HEP_</w:t>
            </w:r>
            <w:r w:rsidR="00F41C4F">
              <w:rPr>
                <w:iCs/>
                <w:color w:val="000000" w:themeColor="text1"/>
                <w:lang w:val="en-US"/>
              </w:rPr>
              <w:t>*</w:t>
            </w:r>
            <w:r w:rsidR="00F41C4F" w:rsidRPr="00F41C4F">
              <w:rPr>
                <w:iCs/>
                <w:color w:val="000000" w:themeColor="text1"/>
                <w:lang w:val="en-US"/>
              </w:rPr>
              <w:t>.bdf</w:t>
            </w:r>
            <w:r w:rsidR="00F41C4F">
              <w:rPr>
                <w:iCs/>
                <w:color w:val="000000" w:themeColor="text1"/>
                <w:lang w:val="en-US"/>
              </w:rPr>
              <w:t>)</w:t>
            </w:r>
          </w:p>
          <w:p w14:paraId="413B10B2" w14:textId="0D29AA18" w:rsidR="00F41C4F" w:rsidRDefault="00F41C4F" w:rsidP="006D3175">
            <w:pPr>
              <w:pStyle w:val="ListParagraph"/>
              <w:numPr>
                <w:ilvl w:val="1"/>
                <w:numId w:val="2"/>
              </w:numPr>
              <w:rPr>
                <w:iCs/>
                <w:color w:val="000000" w:themeColor="text1"/>
                <w:lang w:val="en-US"/>
              </w:rPr>
            </w:pPr>
            <w:r>
              <w:rPr>
                <w:iCs/>
                <w:color w:val="000000" w:themeColor="text1"/>
                <w:lang w:val="en-US"/>
              </w:rPr>
              <w:t xml:space="preserve">Enter the Pcode of the </w:t>
            </w:r>
            <w:r w:rsidR="002345CA">
              <w:rPr>
                <w:iCs/>
                <w:color w:val="000000" w:themeColor="text1"/>
                <w:lang w:val="en-US"/>
              </w:rPr>
              <w:t xml:space="preserve">participant </w:t>
            </w:r>
            <w:r>
              <w:rPr>
                <w:iCs/>
                <w:color w:val="000000" w:themeColor="text1"/>
                <w:lang w:val="en-US"/>
              </w:rPr>
              <w:t>(e.g. P998)</w:t>
            </w:r>
          </w:p>
          <w:p w14:paraId="21400098" w14:textId="77777777" w:rsidR="00F41C4F" w:rsidRDefault="00F41C4F" w:rsidP="006D3175">
            <w:pPr>
              <w:pStyle w:val="ListParagraph"/>
              <w:numPr>
                <w:ilvl w:val="1"/>
                <w:numId w:val="2"/>
              </w:numPr>
              <w:rPr>
                <w:iCs/>
                <w:color w:val="000000" w:themeColor="text1"/>
                <w:lang w:val="en-US"/>
              </w:rPr>
            </w:pPr>
            <w:r>
              <w:rPr>
                <w:noProof/>
                <w:lang w:val="en-US"/>
              </w:rPr>
              <w:drawing>
                <wp:inline distT="0" distB="0" distL="0" distR="0" wp14:anchorId="68D02E76" wp14:editId="466954CC">
                  <wp:extent cx="1984076" cy="551862"/>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023923" cy="562945"/>
                          </a:xfrm>
                          <a:prstGeom prst="rect">
                            <a:avLst/>
                          </a:prstGeom>
                        </pic:spPr>
                      </pic:pic>
                    </a:graphicData>
                  </a:graphic>
                </wp:inline>
              </w:drawing>
            </w:r>
          </w:p>
          <w:p w14:paraId="1B773603" w14:textId="497E2E52" w:rsidR="00F41C4F" w:rsidRDefault="00F41C4F" w:rsidP="006D3175">
            <w:pPr>
              <w:pStyle w:val="ListParagraph"/>
              <w:numPr>
                <w:ilvl w:val="1"/>
                <w:numId w:val="2"/>
              </w:numPr>
              <w:rPr>
                <w:iCs/>
                <w:color w:val="000000" w:themeColor="text1"/>
                <w:lang w:val="en-US"/>
              </w:rPr>
            </w:pPr>
            <w:r>
              <w:rPr>
                <w:iCs/>
                <w:color w:val="000000" w:themeColor="text1"/>
                <w:lang w:val="en-US"/>
              </w:rPr>
              <w:t>Wait until the message busy disappear at the bottom-left of the Maltab command windows</w:t>
            </w:r>
            <w:r>
              <w:rPr>
                <w:iCs/>
                <w:color w:val="000000" w:themeColor="text1"/>
                <w:lang w:val="en-US"/>
              </w:rPr>
              <w:br/>
            </w:r>
            <w:r>
              <w:rPr>
                <w:noProof/>
                <w:lang w:val="en-US"/>
              </w:rPr>
              <w:drawing>
                <wp:inline distT="0" distB="0" distL="0" distR="0" wp14:anchorId="420EB109" wp14:editId="71DF0870">
                  <wp:extent cx="809625" cy="27622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
                          <a:srcRect t="59722"/>
                          <a:stretch/>
                        </pic:blipFill>
                        <pic:spPr bwMode="auto">
                          <a:xfrm>
                            <a:off x="0" y="0"/>
                            <a:ext cx="809625" cy="276225"/>
                          </a:xfrm>
                          <a:prstGeom prst="rect">
                            <a:avLst/>
                          </a:prstGeom>
                          <a:ln>
                            <a:noFill/>
                          </a:ln>
                          <a:extLst>
                            <a:ext uri="{53640926-AAD7-44D8-BBD7-CCE9431645EC}">
                              <a14:shadowObscured xmlns:a14="http://schemas.microsoft.com/office/drawing/2010/main"/>
                            </a:ext>
                          </a:extLst>
                        </pic:spPr>
                      </pic:pic>
                    </a:graphicData>
                  </a:graphic>
                </wp:inline>
              </w:drawing>
            </w:r>
          </w:p>
          <w:p w14:paraId="7E350E7D" w14:textId="77777777" w:rsidR="00F41C4F" w:rsidRDefault="00F41C4F" w:rsidP="006D3175">
            <w:pPr>
              <w:pStyle w:val="ListParagraph"/>
              <w:numPr>
                <w:ilvl w:val="0"/>
                <w:numId w:val="2"/>
              </w:numPr>
              <w:rPr>
                <w:iCs/>
                <w:color w:val="000000" w:themeColor="text1"/>
                <w:lang w:val="en-US"/>
              </w:rPr>
            </w:pPr>
            <w:r>
              <w:rPr>
                <w:iCs/>
                <w:color w:val="000000" w:themeColor="text1"/>
                <w:lang w:val="en-US"/>
              </w:rPr>
              <w:t xml:space="preserve">In the same folder as the EEG recording file of the HEP, open the file </w:t>
            </w:r>
            <w:r w:rsidRPr="00F41C4F">
              <w:rPr>
                <w:iCs/>
                <w:color w:val="000000" w:themeColor="text1"/>
                <w:lang w:val="en-US"/>
              </w:rPr>
              <w:t>logfile_P</w:t>
            </w:r>
            <w:r>
              <w:rPr>
                <w:iCs/>
                <w:color w:val="000000" w:themeColor="text1"/>
                <w:lang w:val="en-US"/>
              </w:rPr>
              <w:t>*</w:t>
            </w:r>
            <w:r w:rsidRPr="00F41C4F">
              <w:rPr>
                <w:iCs/>
                <w:color w:val="000000" w:themeColor="text1"/>
                <w:lang w:val="en-US"/>
              </w:rPr>
              <w:t>.txt</w:t>
            </w:r>
          </w:p>
          <w:p w14:paraId="2C74FBA1" w14:textId="5049E6EF" w:rsidR="00F41C4F" w:rsidRDefault="00F41C4F" w:rsidP="006D3175">
            <w:pPr>
              <w:pStyle w:val="ListParagraph"/>
              <w:numPr>
                <w:ilvl w:val="0"/>
                <w:numId w:val="2"/>
              </w:numPr>
              <w:rPr>
                <w:iCs/>
                <w:color w:val="000000" w:themeColor="text1"/>
                <w:lang w:val="en-US"/>
              </w:rPr>
            </w:pPr>
            <w:r>
              <w:rPr>
                <w:iCs/>
                <w:color w:val="000000" w:themeColor="text1"/>
                <w:lang w:val="en-US"/>
              </w:rPr>
              <w:t xml:space="preserve">Give a look </w:t>
            </w:r>
            <w:r w:rsidR="00AC2A35">
              <w:rPr>
                <w:iCs/>
                <w:color w:val="000000" w:themeColor="text1"/>
                <w:lang w:val="en-US"/>
              </w:rPr>
              <w:t>which are the best E</w:t>
            </w:r>
            <w:r w:rsidR="002345CA">
              <w:rPr>
                <w:iCs/>
                <w:color w:val="000000" w:themeColor="text1"/>
                <w:lang w:val="en-US"/>
              </w:rPr>
              <w:t>C</w:t>
            </w:r>
            <w:r w:rsidR="00AC2A35">
              <w:rPr>
                <w:iCs/>
                <w:color w:val="000000" w:themeColor="text1"/>
                <w:lang w:val="en-US"/>
              </w:rPr>
              <w:t>G channel</w:t>
            </w:r>
            <w:r w:rsidR="002345CA">
              <w:rPr>
                <w:iCs/>
                <w:color w:val="000000" w:themeColor="text1"/>
                <w:lang w:val="en-US"/>
              </w:rPr>
              <w:t>s</w:t>
            </w:r>
            <w:r w:rsidR="00AC2A35">
              <w:rPr>
                <w:iCs/>
                <w:color w:val="000000" w:themeColor="text1"/>
                <w:lang w:val="en-US"/>
              </w:rPr>
              <w:t xml:space="preserve"> (as shown in the picture). It could be 1 (it means that R-peak are clearer on the EXG1-EXG2 electrodes) or 2 (it means that R-peak are clearer on the EXG</w:t>
            </w:r>
            <w:r w:rsidR="00466258">
              <w:rPr>
                <w:iCs/>
                <w:color w:val="000000" w:themeColor="text1"/>
                <w:lang w:val="en-US"/>
              </w:rPr>
              <w:t>3</w:t>
            </w:r>
            <w:r w:rsidR="00AC2A35">
              <w:rPr>
                <w:iCs/>
                <w:color w:val="000000" w:themeColor="text1"/>
                <w:lang w:val="en-US"/>
              </w:rPr>
              <w:t>-EXG</w:t>
            </w:r>
            <w:r w:rsidR="00466258">
              <w:rPr>
                <w:iCs/>
                <w:color w:val="000000" w:themeColor="text1"/>
                <w:lang w:val="en-US"/>
              </w:rPr>
              <w:t>4</w:t>
            </w:r>
            <w:r w:rsidR="00AC2A35">
              <w:rPr>
                <w:iCs/>
                <w:color w:val="000000" w:themeColor="text1"/>
                <w:lang w:val="en-US"/>
              </w:rPr>
              <w:t xml:space="preserve"> electrodes</w:t>
            </w:r>
            <w:r w:rsidR="00A70C38">
              <w:rPr>
                <w:iCs/>
                <w:color w:val="000000" w:themeColor="text1"/>
                <w:lang w:val="en-US"/>
              </w:rPr>
              <w:br/>
            </w:r>
            <w:r w:rsidR="00A70C38">
              <w:rPr>
                <w:noProof/>
                <w:lang w:val="en-US"/>
              </w:rPr>
              <w:drawing>
                <wp:inline distT="0" distB="0" distL="0" distR="0" wp14:anchorId="0945BEC7" wp14:editId="16CC5EBD">
                  <wp:extent cx="4760056" cy="2328608"/>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794726" cy="2345568"/>
                          </a:xfrm>
                          <a:prstGeom prst="rect">
                            <a:avLst/>
                          </a:prstGeom>
                        </pic:spPr>
                      </pic:pic>
                    </a:graphicData>
                  </a:graphic>
                </wp:inline>
              </w:drawing>
            </w:r>
          </w:p>
          <w:p w14:paraId="15DCB161" w14:textId="4F0F1E49" w:rsidR="00E92FAA" w:rsidRPr="00BB6C5B" w:rsidRDefault="00E92FAA" w:rsidP="006D3175">
            <w:pPr>
              <w:pStyle w:val="ListParagraph"/>
              <w:numPr>
                <w:ilvl w:val="0"/>
                <w:numId w:val="2"/>
              </w:numPr>
              <w:rPr>
                <w:iCs/>
                <w:color w:val="000000" w:themeColor="text1"/>
                <w:lang w:val="en-US"/>
              </w:rPr>
            </w:pPr>
            <w:r>
              <w:rPr>
                <w:iCs/>
                <w:color w:val="000000" w:themeColor="text1"/>
                <w:lang w:val="en-US"/>
              </w:rPr>
              <w:t xml:space="preserve">Info: the script </w:t>
            </w:r>
            <w:r w:rsidR="00F77A76">
              <w:rPr>
                <w:iCs/>
                <w:color w:val="000000" w:themeColor="text1"/>
                <w:lang w:val="en-US"/>
              </w:rPr>
              <w:t>creates</w:t>
            </w:r>
            <w:r>
              <w:rPr>
                <w:iCs/>
                <w:color w:val="000000" w:themeColor="text1"/>
                <w:lang w:val="en-US"/>
              </w:rPr>
              <w:t xml:space="preserve"> a “</w:t>
            </w:r>
            <w:r w:rsidRPr="00E92FAA">
              <w:rPr>
                <w:iCs/>
                <w:color w:val="000000" w:themeColor="text1"/>
                <w:lang w:val="en-US"/>
              </w:rPr>
              <w:t>CardioSynchExperimental_P</w:t>
            </w:r>
            <w:r>
              <w:rPr>
                <w:iCs/>
                <w:color w:val="000000" w:themeColor="text1"/>
                <w:lang w:val="en-US"/>
              </w:rPr>
              <w:t>*</w:t>
            </w:r>
            <w:r w:rsidRPr="00E92FAA">
              <w:rPr>
                <w:iCs/>
                <w:color w:val="000000" w:themeColor="text1"/>
                <w:lang w:val="en-US"/>
              </w:rPr>
              <w:t>.txt</w:t>
            </w:r>
            <w:r>
              <w:rPr>
                <w:iCs/>
                <w:color w:val="000000" w:themeColor="text1"/>
                <w:lang w:val="en-US"/>
              </w:rPr>
              <w:t>” contain</w:t>
            </w:r>
            <w:r w:rsidR="00F40733">
              <w:rPr>
                <w:iCs/>
                <w:color w:val="000000" w:themeColor="text1"/>
                <w:lang w:val="en-US"/>
              </w:rPr>
              <w:t>ing</w:t>
            </w:r>
            <w:r>
              <w:rPr>
                <w:iCs/>
                <w:color w:val="000000" w:themeColor="text1"/>
                <w:lang w:val="en-US"/>
              </w:rPr>
              <w:t xml:space="preserve"> the experimental randomization and Asynch timing for the </w:t>
            </w:r>
            <w:r w:rsidR="00F40733">
              <w:rPr>
                <w:iCs/>
                <w:color w:val="000000" w:themeColor="text1"/>
                <w:lang w:val="en-US"/>
              </w:rPr>
              <w:t>participant at the same location</w:t>
            </w:r>
          </w:p>
        </w:tc>
      </w:tr>
      <w:tr w:rsidR="00195E48" w:rsidRPr="00FF7406" w14:paraId="2B5F3FE6" w14:textId="77777777" w:rsidTr="003F0C27">
        <w:trPr>
          <w:trHeight w:val="739"/>
        </w:trPr>
        <w:tc>
          <w:tcPr>
            <w:tcW w:w="2306" w:type="dxa"/>
          </w:tcPr>
          <w:p w14:paraId="43A5902F" w14:textId="749F3DCC" w:rsidR="00195E48" w:rsidRPr="00BB6C5B" w:rsidRDefault="00195E48" w:rsidP="006D3175">
            <w:pPr>
              <w:pStyle w:val="ListParagraph"/>
              <w:numPr>
                <w:ilvl w:val="1"/>
                <w:numId w:val="13"/>
              </w:numPr>
              <w:rPr>
                <w:color w:val="000000" w:themeColor="text1"/>
                <w:lang w:val="en-US"/>
              </w:rPr>
            </w:pPr>
            <w:r>
              <w:rPr>
                <w:color w:val="000000" w:themeColor="text1"/>
                <w:lang w:val="en-US"/>
              </w:rPr>
              <w:lastRenderedPageBreak/>
              <w:t xml:space="preserve">Setup the best ECG channel </w:t>
            </w:r>
          </w:p>
        </w:tc>
        <w:tc>
          <w:tcPr>
            <w:tcW w:w="8436" w:type="dxa"/>
          </w:tcPr>
          <w:p w14:paraId="06772D16" w14:textId="372E6223" w:rsidR="00195E48" w:rsidRDefault="00195E48" w:rsidP="00195E48">
            <w:pPr>
              <w:ind w:left="360"/>
              <w:rPr>
                <w:iCs/>
                <w:color w:val="000000" w:themeColor="text1"/>
                <w:lang w:val="en-US"/>
              </w:rPr>
            </w:pPr>
            <w:del w:id="366" w:author="STOFFEL Natascha" w:date="2024-04-16T09:36:00Z">
              <w:r w:rsidDel="00827F39">
                <w:rPr>
                  <w:iCs/>
                  <w:color w:val="000000" w:themeColor="text1"/>
                  <w:lang w:val="en-US"/>
                </w:rPr>
                <w:delText>In experimental script need to always have the</w:delText>
              </w:r>
            </w:del>
            <w:ins w:id="367" w:author="STOFFEL Natascha" w:date="2024-04-16T09:36:00Z">
              <w:r w:rsidR="00827F39">
                <w:rPr>
                  <w:iCs/>
                  <w:color w:val="000000" w:themeColor="text1"/>
                  <w:lang w:val="en-US"/>
                </w:rPr>
                <w:t>The</w:t>
              </w:r>
            </w:ins>
            <w:r>
              <w:rPr>
                <w:iCs/>
                <w:color w:val="000000" w:themeColor="text1"/>
                <w:lang w:val="en-US"/>
              </w:rPr>
              <w:t xml:space="preserve"> best ECG channel </w:t>
            </w:r>
            <w:ins w:id="368" w:author="STOFFEL Natascha" w:date="2024-04-16T09:36:00Z">
              <w:r w:rsidR="00827F39">
                <w:rPr>
                  <w:iCs/>
                  <w:color w:val="000000" w:themeColor="text1"/>
                  <w:lang w:val="en-US"/>
                </w:rPr>
                <w:t xml:space="preserve">must be </w:t>
              </w:r>
            </w:ins>
            <w:r>
              <w:rPr>
                <w:iCs/>
                <w:color w:val="000000" w:themeColor="text1"/>
                <w:lang w:val="en-US"/>
              </w:rPr>
              <w:t xml:space="preserve">connected </w:t>
            </w:r>
            <w:r w:rsidRPr="000A3A7A">
              <w:rPr>
                <w:b/>
                <w:bCs/>
                <w:iCs/>
                <w:color w:val="000000" w:themeColor="text1"/>
                <w:lang w:val="en-US"/>
              </w:rPr>
              <w:t>physically</w:t>
            </w:r>
            <w:r>
              <w:rPr>
                <w:iCs/>
                <w:color w:val="000000" w:themeColor="text1"/>
                <w:lang w:val="en-US"/>
              </w:rPr>
              <w:t xml:space="preserve"> to the channels EXG1/EXG2! </w:t>
            </w:r>
            <w:r w:rsidR="000200AA">
              <w:rPr>
                <w:iCs/>
                <w:color w:val="000000" w:themeColor="text1"/>
                <w:lang w:val="en-US"/>
              </w:rPr>
              <w:t>According to</w:t>
            </w:r>
            <w:r>
              <w:rPr>
                <w:iCs/>
                <w:color w:val="000000" w:themeColor="text1"/>
                <w:lang w:val="en-US"/>
              </w:rPr>
              <w:t xml:space="preserve"> the best ECG detected in </w:t>
            </w:r>
            <w:del w:id="369" w:author="STOFFEL Natascha" w:date="2024-04-16T09:36:00Z">
              <w:r w:rsidDel="00827F39">
                <w:rPr>
                  <w:iCs/>
                  <w:color w:val="000000" w:themeColor="text1"/>
                  <w:lang w:val="en-US"/>
                </w:rPr>
                <w:delText xml:space="preserve">point </w:delText>
              </w:r>
              <w:r w:rsidR="000200AA" w:rsidDel="00827F39">
                <w:rPr>
                  <w:iCs/>
                  <w:color w:val="000000" w:themeColor="text1"/>
                  <w:lang w:val="en-US"/>
                </w:rPr>
                <w:delText>2c</w:delText>
              </w:r>
            </w:del>
            <w:ins w:id="370" w:author="STOFFEL Natascha" w:date="2024-04-16T09:36:00Z">
              <w:r w:rsidR="00827F39">
                <w:rPr>
                  <w:iCs/>
                  <w:color w:val="000000" w:themeColor="text1"/>
                  <w:lang w:val="en-US"/>
                </w:rPr>
                <w:t>6.4 c)</w:t>
              </w:r>
            </w:ins>
            <w:r w:rsidR="000200AA">
              <w:rPr>
                <w:iCs/>
                <w:color w:val="000000" w:themeColor="text1"/>
                <w:lang w:val="en-US"/>
              </w:rPr>
              <w:t xml:space="preserve">: </w:t>
            </w:r>
          </w:p>
          <w:p w14:paraId="09E80F62" w14:textId="7749B460" w:rsidR="000200AA" w:rsidRDefault="000200AA" w:rsidP="006D3175">
            <w:pPr>
              <w:pStyle w:val="ListParagraph"/>
              <w:numPr>
                <w:ilvl w:val="0"/>
                <w:numId w:val="4"/>
              </w:numPr>
              <w:rPr>
                <w:iCs/>
                <w:color w:val="000000" w:themeColor="text1"/>
                <w:lang w:val="en-US"/>
              </w:rPr>
            </w:pPr>
            <w:r>
              <w:rPr>
                <w:iCs/>
                <w:color w:val="000000" w:themeColor="text1"/>
                <w:lang w:val="en-US"/>
              </w:rPr>
              <w:t xml:space="preserve">If best channel = 1: Do </w:t>
            </w:r>
            <w:ins w:id="371" w:author="STOFFEL Natascha" w:date="2024-04-16T09:35:00Z">
              <w:r w:rsidR="00827F39">
                <w:rPr>
                  <w:iCs/>
                  <w:color w:val="000000" w:themeColor="text1"/>
                  <w:lang w:val="en-US"/>
                </w:rPr>
                <w:t xml:space="preserve">NOT </w:t>
              </w:r>
            </w:ins>
            <w:r>
              <w:rPr>
                <w:iCs/>
                <w:color w:val="000000" w:themeColor="text1"/>
                <w:lang w:val="en-US"/>
              </w:rPr>
              <w:t>change anything</w:t>
            </w:r>
          </w:p>
          <w:p w14:paraId="4199264D" w14:textId="37BE3B66" w:rsidR="000200AA" w:rsidRPr="000200AA" w:rsidRDefault="000200AA" w:rsidP="006D3175">
            <w:pPr>
              <w:pStyle w:val="ListParagraph"/>
              <w:numPr>
                <w:ilvl w:val="0"/>
                <w:numId w:val="4"/>
              </w:numPr>
              <w:rPr>
                <w:iCs/>
                <w:color w:val="000000" w:themeColor="text1"/>
                <w:lang w:val="en-US"/>
              </w:rPr>
            </w:pPr>
            <w:r>
              <w:rPr>
                <w:iCs/>
                <w:color w:val="000000" w:themeColor="text1"/>
                <w:lang w:val="en-US"/>
              </w:rPr>
              <w:t xml:space="preserve">If best channel = 2: Swap EXG1&lt;-&gt;EXG3 and EXG2&lt;-&gt;EXG4 connectors on the EEG box. </w:t>
            </w:r>
          </w:p>
        </w:tc>
      </w:tr>
      <w:tr w:rsidR="00F41C4F" w:rsidRPr="00FF7406" w14:paraId="74B23FED" w14:textId="77777777" w:rsidTr="003F0C27">
        <w:trPr>
          <w:trHeight w:val="739"/>
        </w:trPr>
        <w:tc>
          <w:tcPr>
            <w:tcW w:w="2306" w:type="dxa"/>
          </w:tcPr>
          <w:p w14:paraId="35D40D8A" w14:textId="189EDCAC" w:rsidR="00F41C4F" w:rsidRPr="00BB6C5B" w:rsidRDefault="00F77A76" w:rsidP="006D3175">
            <w:pPr>
              <w:pStyle w:val="ListParagraph"/>
              <w:numPr>
                <w:ilvl w:val="1"/>
                <w:numId w:val="13"/>
              </w:numPr>
              <w:rPr>
                <w:color w:val="000000" w:themeColor="text1"/>
                <w:lang w:val="en-US"/>
              </w:rPr>
            </w:pPr>
            <w:r>
              <w:rPr>
                <w:color w:val="000000" w:themeColor="text1"/>
                <w:lang w:val="en-US"/>
              </w:rPr>
              <w:t xml:space="preserve">Open </w:t>
            </w:r>
            <w:r w:rsidRPr="00F77A76">
              <w:rPr>
                <w:color w:val="000000" w:themeColor="text1"/>
                <w:lang w:val="en-US"/>
              </w:rPr>
              <w:t>ActiView_Interoception_CAS.exe</w:t>
            </w:r>
          </w:p>
        </w:tc>
        <w:tc>
          <w:tcPr>
            <w:tcW w:w="8436" w:type="dxa"/>
          </w:tcPr>
          <w:p w14:paraId="07371E60" w14:textId="4983EB01" w:rsidR="00DF7DDC" w:rsidRDefault="00DF7DDC" w:rsidP="006D3175">
            <w:pPr>
              <w:pStyle w:val="ListParagraph"/>
              <w:numPr>
                <w:ilvl w:val="0"/>
                <w:numId w:val="3"/>
              </w:numPr>
              <w:rPr>
                <w:iCs/>
                <w:color w:val="000000" w:themeColor="text1"/>
                <w:lang w:val="en-US"/>
              </w:rPr>
            </w:pPr>
            <w:r>
              <w:rPr>
                <w:iCs/>
                <w:color w:val="000000" w:themeColor="text1"/>
                <w:lang w:val="en-US"/>
              </w:rPr>
              <w:t>Open the “</w:t>
            </w:r>
            <w:r w:rsidR="00F77A76" w:rsidRPr="00F77A76">
              <w:rPr>
                <w:iCs/>
                <w:color w:val="000000" w:themeColor="text1"/>
                <w:lang w:val="en-US"/>
              </w:rPr>
              <w:t>ActiView_Interoception_CAS.exe</w:t>
            </w:r>
            <w:r>
              <w:rPr>
                <w:iCs/>
                <w:color w:val="000000" w:themeColor="text1"/>
                <w:lang w:val="en-US"/>
              </w:rPr>
              <w:t xml:space="preserve">” </w:t>
            </w:r>
            <w:r w:rsidR="00B3516E">
              <w:rPr>
                <w:iCs/>
                <w:color w:val="000000" w:themeColor="text1"/>
                <w:lang w:val="en-US"/>
              </w:rPr>
              <w:t xml:space="preserve">on the </w:t>
            </w:r>
            <w:r w:rsidR="00B3516E" w:rsidRPr="00B3516E">
              <w:rPr>
                <w:i/>
                <w:color w:val="000000" w:themeColor="text1"/>
                <w:lang w:val="en-US"/>
              </w:rPr>
              <w:t>Experimental computer</w:t>
            </w:r>
            <w:r w:rsidR="00B3516E">
              <w:rPr>
                <w:iCs/>
                <w:color w:val="000000" w:themeColor="text1"/>
                <w:lang w:val="en-US"/>
              </w:rPr>
              <w:t xml:space="preserve"> </w:t>
            </w:r>
            <w:r w:rsidR="00F77A76">
              <w:rPr>
                <w:iCs/>
                <w:color w:val="000000" w:themeColor="text1"/>
                <w:lang w:val="en-US"/>
              </w:rPr>
              <w:t xml:space="preserve">with the shortcut on the Desktop </w:t>
            </w:r>
            <w:r>
              <w:rPr>
                <w:iCs/>
                <w:color w:val="000000" w:themeColor="text1"/>
                <w:lang w:val="en-US"/>
              </w:rPr>
              <w:t>(exact path: “</w:t>
            </w:r>
            <w:r w:rsidR="00F77A76" w:rsidRPr="00F77A76">
              <w:rPr>
                <w:iCs/>
                <w:color w:val="000000" w:themeColor="text1"/>
                <w:lang w:val="en-US"/>
              </w:rPr>
              <w:t>D:\Experimental_scripts\projet_interoception_2023\task4_CAS\Experimental_script_LABVIEW</w:t>
            </w:r>
            <w:r>
              <w:rPr>
                <w:iCs/>
                <w:color w:val="000000" w:themeColor="text1"/>
                <w:lang w:val="en-US"/>
              </w:rPr>
              <w:t xml:space="preserve">”). </w:t>
            </w:r>
          </w:p>
          <w:p w14:paraId="40EB3082" w14:textId="1F14CB33" w:rsidR="00195E48" w:rsidRPr="00195E48" w:rsidRDefault="00195E48" w:rsidP="006D3175">
            <w:pPr>
              <w:pStyle w:val="ListParagraph"/>
              <w:numPr>
                <w:ilvl w:val="1"/>
                <w:numId w:val="3"/>
              </w:numPr>
              <w:rPr>
                <w:iCs/>
                <w:color w:val="000000" w:themeColor="text1"/>
                <w:lang w:val="en-US"/>
              </w:rPr>
            </w:pPr>
            <w:r>
              <w:rPr>
                <w:iCs/>
                <w:color w:val="000000" w:themeColor="text1"/>
                <w:lang w:val="en-US"/>
              </w:rPr>
              <w:t>Select the “</w:t>
            </w:r>
            <w:r w:rsidRPr="00E92FAA">
              <w:rPr>
                <w:iCs/>
                <w:color w:val="000000" w:themeColor="text1"/>
                <w:lang w:val="en-US"/>
              </w:rPr>
              <w:t>CardioSynchExperimental_P</w:t>
            </w:r>
            <w:r>
              <w:rPr>
                <w:iCs/>
                <w:color w:val="000000" w:themeColor="text1"/>
                <w:lang w:val="en-US"/>
              </w:rPr>
              <w:t>*</w:t>
            </w:r>
            <w:r w:rsidRPr="00E92FAA">
              <w:rPr>
                <w:iCs/>
                <w:color w:val="000000" w:themeColor="text1"/>
                <w:lang w:val="en-US"/>
              </w:rPr>
              <w:t>.txt</w:t>
            </w:r>
            <w:r>
              <w:rPr>
                <w:iCs/>
                <w:color w:val="000000" w:themeColor="text1"/>
                <w:lang w:val="en-US"/>
              </w:rPr>
              <w:t xml:space="preserve">” you have created in step </w:t>
            </w:r>
            <w:r w:rsidR="002345CA">
              <w:rPr>
                <w:iCs/>
                <w:color w:val="000000" w:themeColor="text1"/>
                <w:lang w:val="en-US"/>
              </w:rPr>
              <w:t>6.</w:t>
            </w:r>
            <w:r w:rsidR="000A3A7A">
              <w:rPr>
                <w:iCs/>
                <w:color w:val="000000" w:themeColor="text1"/>
                <w:lang w:val="en-US"/>
              </w:rPr>
              <w:t>4</w:t>
            </w:r>
            <w:r w:rsidR="002345CA">
              <w:rPr>
                <w:iCs/>
                <w:color w:val="000000" w:themeColor="text1"/>
                <w:lang w:val="en-US"/>
              </w:rPr>
              <w:t xml:space="preserve"> </w:t>
            </w:r>
            <w:r>
              <w:rPr>
                <w:iCs/>
                <w:color w:val="000000" w:themeColor="text1"/>
                <w:lang w:val="en-US"/>
              </w:rPr>
              <w:t>(located in the same folder as the EEG recording for the HEP task).</w:t>
            </w:r>
          </w:p>
          <w:p w14:paraId="2318423F" w14:textId="3A763BE8" w:rsidR="00DF7DDC" w:rsidRPr="002345CA" w:rsidRDefault="00DF7DDC" w:rsidP="000A3A7A">
            <w:pPr>
              <w:pStyle w:val="ListParagraph"/>
              <w:numPr>
                <w:ilvl w:val="1"/>
                <w:numId w:val="3"/>
              </w:numPr>
              <w:rPr>
                <w:iCs/>
                <w:color w:val="000000" w:themeColor="text1"/>
                <w:lang w:val="en-US"/>
                <w:rPrChange w:id="372" w:author="STOFFEL Natascha" w:date="2024-04-11T12:20:00Z">
                  <w:rPr>
                    <w:lang w:val="en-US"/>
                  </w:rPr>
                </w:rPrChange>
              </w:rPr>
            </w:pPr>
            <w:r>
              <w:rPr>
                <w:iCs/>
                <w:color w:val="000000" w:themeColor="text1"/>
                <w:lang w:val="en-US"/>
              </w:rPr>
              <w:t xml:space="preserve">Select the </w:t>
            </w:r>
            <w:r w:rsidR="00E92FAA">
              <w:rPr>
                <w:iCs/>
                <w:color w:val="000000" w:themeColor="text1"/>
                <w:lang w:val="en-US"/>
              </w:rPr>
              <w:t>“</w:t>
            </w:r>
            <w:r w:rsidRPr="00F41C4F">
              <w:rPr>
                <w:iCs/>
                <w:color w:val="000000" w:themeColor="text1"/>
                <w:lang w:val="en-US"/>
              </w:rPr>
              <w:t>logfile_P</w:t>
            </w:r>
            <w:r>
              <w:rPr>
                <w:iCs/>
                <w:color w:val="000000" w:themeColor="text1"/>
                <w:lang w:val="en-US"/>
              </w:rPr>
              <w:t>*</w:t>
            </w:r>
            <w:r w:rsidRPr="00F41C4F">
              <w:rPr>
                <w:iCs/>
                <w:color w:val="000000" w:themeColor="text1"/>
                <w:lang w:val="en-US"/>
              </w:rPr>
              <w:t>.txt</w:t>
            </w:r>
            <w:r w:rsidR="00E92FAA">
              <w:rPr>
                <w:iCs/>
                <w:color w:val="000000" w:themeColor="text1"/>
                <w:lang w:val="en-US"/>
              </w:rPr>
              <w:t>”</w:t>
            </w:r>
            <w:r>
              <w:rPr>
                <w:iCs/>
                <w:color w:val="000000" w:themeColor="text1"/>
                <w:lang w:val="en-US"/>
              </w:rPr>
              <w:t xml:space="preserve"> you have created in step </w:t>
            </w:r>
            <w:commentRangeStart w:id="373"/>
            <w:commentRangeStart w:id="374"/>
            <w:del w:id="375" w:author="STOFFEL Natascha" w:date="2024-04-16T09:36:00Z">
              <w:r w:rsidR="00B3516E" w:rsidDel="00827F39">
                <w:rPr>
                  <w:iCs/>
                  <w:color w:val="000000" w:themeColor="text1"/>
                  <w:lang w:val="en-US"/>
                </w:rPr>
                <w:delText>4.3</w:delText>
              </w:r>
            </w:del>
            <w:ins w:id="376" w:author="STOFFEL Natascha" w:date="2024-04-16T09:36:00Z">
              <w:r w:rsidR="00827F39">
                <w:rPr>
                  <w:iCs/>
                  <w:color w:val="000000" w:themeColor="text1"/>
                  <w:lang w:val="en-US"/>
                </w:rPr>
                <w:t>6.4</w:t>
              </w:r>
            </w:ins>
            <w:r>
              <w:rPr>
                <w:iCs/>
                <w:color w:val="000000" w:themeColor="text1"/>
                <w:lang w:val="en-US"/>
              </w:rPr>
              <w:t xml:space="preserve"> </w:t>
            </w:r>
            <w:commentRangeEnd w:id="373"/>
            <w:r w:rsidR="00827F39">
              <w:rPr>
                <w:rStyle w:val="CommentReference"/>
                <w:lang w:val="fr-CH"/>
              </w:rPr>
              <w:commentReference w:id="373"/>
            </w:r>
            <w:commentRangeEnd w:id="374"/>
            <w:r w:rsidR="00820F26">
              <w:rPr>
                <w:rStyle w:val="CommentReference"/>
                <w:lang w:val="fr-CH"/>
              </w:rPr>
              <w:commentReference w:id="374"/>
            </w:r>
            <w:r>
              <w:rPr>
                <w:iCs/>
                <w:color w:val="000000" w:themeColor="text1"/>
                <w:lang w:val="en-US"/>
              </w:rPr>
              <w:t>(located in the same folder as the EEG recording for the HEP task).</w:t>
            </w:r>
          </w:p>
        </w:tc>
      </w:tr>
      <w:tr w:rsidR="00514C4E" w:rsidRPr="00FF7406" w14:paraId="6CF27E52" w14:textId="77777777" w:rsidTr="000A3A7A">
        <w:trPr>
          <w:trHeight w:val="739"/>
        </w:trPr>
        <w:tc>
          <w:tcPr>
            <w:tcW w:w="2306" w:type="dxa"/>
            <w:vAlign w:val="center"/>
          </w:tcPr>
          <w:p w14:paraId="24DC4945" w14:textId="1F066E81" w:rsidR="00514C4E" w:rsidRDefault="00514C4E" w:rsidP="000A3A7A">
            <w:pPr>
              <w:pStyle w:val="ListParagraph"/>
              <w:numPr>
                <w:ilvl w:val="1"/>
                <w:numId w:val="13"/>
              </w:numPr>
              <w:jc w:val="center"/>
              <w:rPr>
                <w:color w:val="000000" w:themeColor="text1"/>
                <w:lang w:val="en-US"/>
              </w:rPr>
            </w:pPr>
            <w:r>
              <w:rPr>
                <w:iCs/>
                <w:color w:val="000000" w:themeColor="text1"/>
                <w:lang w:val="en-US"/>
              </w:rPr>
              <w:t>TEST the R-peak threshold</w:t>
            </w:r>
          </w:p>
        </w:tc>
        <w:tc>
          <w:tcPr>
            <w:tcW w:w="8436" w:type="dxa"/>
          </w:tcPr>
          <w:p w14:paraId="08241FB4" w14:textId="6A563F08" w:rsidR="009E1789" w:rsidRDefault="002345CA" w:rsidP="00514C4E">
            <w:pPr>
              <w:rPr>
                <w:iCs/>
                <w:color w:val="000000" w:themeColor="text1"/>
                <w:lang w:val="en-US"/>
              </w:rPr>
            </w:pPr>
            <w:r>
              <w:rPr>
                <w:iCs/>
                <w:color w:val="000000" w:themeColor="text1"/>
                <w:lang w:val="en-US"/>
              </w:rPr>
              <w:t xml:space="preserve">QUALITY CONTROL: </w:t>
            </w:r>
            <w:r w:rsidR="00514C4E">
              <w:rPr>
                <w:iCs/>
                <w:color w:val="000000" w:themeColor="text1"/>
                <w:lang w:val="en-US"/>
              </w:rPr>
              <w:t xml:space="preserve">You </w:t>
            </w:r>
            <w:r w:rsidR="00814D7C">
              <w:rPr>
                <w:iCs/>
                <w:color w:val="000000" w:themeColor="text1"/>
                <w:lang w:val="en-US"/>
              </w:rPr>
              <w:t>must</w:t>
            </w:r>
            <w:r w:rsidR="00514C4E">
              <w:rPr>
                <w:iCs/>
                <w:color w:val="000000" w:themeColor="text1"/>
                <w:lang w:val="en-US"/>
              </w:rPr>
              <w:t xml:space="preserve"> check if the R-peak threshold is</w:t>
            </w:r>
            <w:r w:rsidR="00E04A7F">
              <w:rPr>
                <w:iCs/>
                <w:color w:val="000000" w:themeColor="text1"/>
                <w:lang w:val="en-US"/>
              </w:rPr>
              <w:t xml:space="preserve"> correct for this </w:t>
            </w:r>
            <w:r>
              <w:rPr>
                <w:iCs/>
                <w:color w:val="000000" w:themeColor="text1"/>
                <w:lang w:val="en-US"/>
              </w:rPr>
              <w:t>participant</w:t>
            </w:r>
            <w:r w:rsidR="00E04A7F">
              <w:rPr>
                <w:iCs/>
                <w:color w:val="000000" w:themeColor="text1"/>
                <w:lang w:val="en-US"/>
              </w:rPr>
              <w:t xml:space="preserve">. During the talk between the experimenter and the </w:t>
            </w:r>
            <w:r>
              <w:rPr>
                <w:iCs/>
                <w:color w:val="000000" w:themeColor="text1"/>
                <w:lang w:val="en-US"/>
              </w:rPr>
              <w:t xml:space="preserve">participant </w:t>
            </w:r>
            <w:r w:rsidR="00E04A7F">
              <w:rPr>
                <w:iCs/>
                <w:color w:val="000000" w:themeColor="text1"/>
                <w:lang w:val="en-US"/>
              </w:rPr>
              <w:t>about the task</w:t>
            </w:r>
            <w:r w:rsidR="009E1789">
              <w:rPr>
                <w:iCs/>
                <w:color w:val="000000" w:themeColor="text1"/>
                <w:lang w:val="en-US"/>
              </w:rPr>
              <w:t xml:space="preserve">: </w:t>
            </w:r>
          </w:p>
          <w:p w14:paraId="088D93E3" w14:textId="77777777" w:rsidR="009E1789" w:rsidRDefault="009E1789" w:rsidP="009E1789">
            <w:pPr>
              <w:pStyle w:val="ListParagraph"/>
              <w:numPr>
                <w:ilvl w:val="0"/>
                <w:numId w:val="27"/>
              </w:numPr>
              <w:rPr>
                <w:iCs/>
                <w:color w:val="000000" w:themeColor="text1"/>
                <w:lang w:val="en-US"/>
              </w:rPr>
            </w:pPr>
            <w:r>
              <w:rPr>
                <w:iCs/>
                <w:color w:val="000000" w:themeColor="text1"/>
                <w:lang w:val="en-US"/>
              </w:rPr>
              <w:t>Disconnect the headphone prolongator from the computer</w:t>
            </w:r>
          </w:p>
          <w:p w14:paraId="70B8C542" w14:textId="6A9678CF" w:rsidR="009E1789" w:rsidRDefault="009E1789" w:rsidP="009E1789">
            <w:pPr>
              <w:pStyle w:val="ListParagraph"/>
              <w:numPr>
                <w:ilvl w:val="0"/>
                <w:numId w:val="27"/>
              </w:numPr>
              <w:rPr>
                <w:iCs/>
                <w:color w:val="000000" w:themeColor="text1"/>
                <w:lang w:val="en-US"/>
              </w:rPr>
            </w:pPr>
            <w:r>
              <w:rPr>
                <w:iCs/>
                <w:color w:val="000000" w:themeColor="text1"/>
                <w:lang w:val="en-US"/>
              </w:rPr>
              <w:t>Turn the speaker volume down to a minimal value</w:t>
            </w:r>
          </w:p>
          <w:p w14:paraId="619CCFBF" w14:textId="3C7FA945" w:rsidR="00514C4E" w:rsidRPr="009E1789" w:rsidRDefault="00E04A7F" w:rsidP="009E1789">
            <w:pPr>
              <w:pStyle w:val="ListParagraph"/>
              <w:numPr>
                <w:ilvl w:val="0"/>
                <w:numId w:val="27"/>
              </w:numPr>
              <w:rPr>
                <w:iCs/>
                <w:color w:val="000000" w:themeColor="text1"/>
                <w:lang w:val="en-US"/>
              </w:rPr>
            </w:pPr>
            <w:r w:rsidRPr="009E1789">
              <w:rPr>
                <w:iCs/>
                <w:color w:val="000000" w:themeColor="text1"/>
                <w:lang w:val="en-US"/>
              </w:rPr>
              <w:t xml:space="preserve">press on the Start button (figure, position </w:t>
            </w:r>
            <w:r w:rsidRPr="009E1789">
              <w:rPr>
                <w:b/>
                <w:bCs/>
                <w:iCs/>
                <w:color w:val="000000" w:themeColor="text1"/>
                <w:lang w:val="en-US"/>
              </w:rPr>
              <w:t>7</w:t>
            </w:r>
            <w:r w:rsidRPr="009E1789">
              <w:rPr>
                <w:iCs/>
                <w:color w:val="000000" w:themeColor="text1"/>
                <w:lang w:val="en-US"/>
              </w:rPr>
              <w:t xml:space="preserve">) then on the task OFF/ON button (figure, position </w:t>
            </w:r>
            <w:r w:rsidRPr="009E1789">
              <w:rPr>
                <w:b/>
                <w:bCs/>
                <w:iCs/>
                <w:color w:val="000000" w:themeColor="text1"/>
                <w:lang w:val="en-US"/>
              </w:rPr>
              <w:t>3</w:t>
            </w:r>
            <w:r w:rsidRPr="009E1789">
              <w:rPr>
                <w:iCs/>
                <w:color w:val="000000" w:themeColor="text1"/>
                <w:lang w:val="en-US"/>
              </w:rPr>
              <w:t xml:space="preserve">). </w:t>
            </w:r>
            <w:r w:rsidRPr="009E1789">
              <w:rPr>
                <w:iCs/>
                <w:color w:val="000000" w:themeColor="text1"/>
                <w:lang w:val="en-US"/>
              </w:rPr>
              <w:br/>
              <w:t xml:space="preserve">Check if a sound or a trigger in set on each R-peak. </w:t>
            </w:r>
          </w:p>
          <w:p w14:paraId="4B8F5524" w14:textId="77777777" w:rsidR="00E04A7F" w:rsidRDefault="00E04A7F" w:rsidP="00514C4E">
            <w:pPr>
              <w:rPr>
                <w:iCs/>
                <w:color w:val="000000" w:themeColor="text1"/>
                <w:lang w:val="en-US"/>
              </w:rPr>
            </w:pPr>
            <w:r>
              <w:rPr>
                <w:iCs/>
                <w:color w:val="000000" w:themeColor="text1"/>
                <w:lang w:val="en-US"/>
              </w:rPr>
              <w:t xml:space="preserve">If yes: </w:t>
            </w:r>
          </w:p>
          <w:p w14:paraId="017FD3A2" w14:textId="52C2EC31" w:rsidR="009E1789" w:rsidRPr="009E1789" w:rsidRDefault="00E04A7F" w:rsidP="009E1789">
            <w:pPr>
              <w:pStyle w:val="ListParagraph"/>
              <w:numPr>
                <w:ilvl w:val="0"/>
                <w:numId w:val="9"/>
              </w:numPr>
              <w:rPr>
                <w:iCs/>
                <w:color w:val="000000" w:themeColor="text1"/>
                <w:lang w:val="en-US"/>
              </w:rPr>
            </w:pPr>
            <w:r w:rsidRPr="00E04A7F">
              <w:rPr>
                <w:iCs/>
                <w:color w:val="000000" w:themeColor="text1"/>
                <w:lang w:val="en-US"/>
              </w:rPr>
              <w:t>Press</w:t>
            </w:r>
            <w:r>
              <w:rPr>
                <w:iCs/>
                <w:color w:val="000000" w:themeColor="text1"/>
                <w:lang w:val="en-US"/>
              </w:rPr>
              <w:t xml:space="preserve"> on the </w:t>
            </w:r>
            <w:r w:rsidRPr="008250C3">
              <w:rPr>
                <w:b/>
                <w:bCs/>
                <w:iCs/>
                <w:color w:val="000000" w:themeColor="text1"/>
                <w:lang w:val="en-US"/>
              </w:rPr>
              <w:t>stop</w:t>
            </w:r>
            <w:r>
              <w:rPr>
                <w:iCs/>
                <w:color w:val="000000" w:themeColor="text1"/>
                <w:lang w:val="en-US"/>
              </w:rPr>
              <w:t xml:space="preserve"> button (figure, position </w:t>
            </w:r>
            <w:r w:rsidRPr="00DF4F47">
              <w:rPr>
                <w:b/>
                <w:bCs/>
                <w:iCs/>
                <w:color w:val="000000" w:themeColor="text1"/>
                <w:lang w:val="en-US"/>
              </w:rPr>
              <w:t>7</w:t>
            </w:r>
            <w:r>
              <w:rPr>
                <w:iCs/>
                <w:color w:val="000000" w:themeColor="text1"/>
                <w:lang w:val="en-US"/>
              </w:rPr>
              <w:t xml:space="preserve">) </w:t>
            </w:r>
            <w:del w:id="377" w:author="STOFFEL Natascha" w:date="2024-04-16T09:37:00Z">
              <w:r w:rsidDel="00827F39">
                <w:rPr>
                  <w:iCs/>
                  <w:color w:val="000000" w:themeColor="text1"/>
                  <w:lang w:val="en-US"/>
                </w:rPr>
                <w:delText>and go to the next point</w:delText>
              </w:r>
            </w:del>
          </w:p>
          <w:p w14:paraId="1131ADC9" w14:textId="1734EB70" w:rsidR="009E1789" w:rsidRDefault="009E1789" w:rsidP="006D3175">
            <w:pPr>
              <w:pStyle w:val="ListParagraph"/>
              <w:numPr>
                <w:ilvl w:val="0"/>
                <w:numId w:val="9"/>
              </w:numPr>
              <w:rPr>
                <w:iCs/>
                <w:color w:val="000000" w:themeColor="text1"/>
                <w:lang w:val="en-US"/>
              </w:rPr>
            </w:pPr>
            <w:r>
              <w:rPr>
                <w:iCs/>
                <w:color w:val="000000" w:themeColor="text1"/>
                <w:lang w:val="en-US"/>
              </w:rPr>
              <w:t>Plug back the headphone prolongator in the computer</w:t>
            </w:r>
          </w:p>
          <w:p w14:paraId="7A3AD071" w14:textId="4EA66B33" w:rsidR="009E1789" w:rsidRDefault="009E1789" w:rsidP="006D3175">
            <w:pPr>
              <w:pStyle w:val="ListParagraph"/>
              <w:numPr>
                <w:ilvl w:val="0"/>
                <w:numId w:val="9"/>
              </w:numPr>
              <w:rPr>
                <w:iCs/>
                <w:color w:val="000000" w:themeColor="text1"/>
                <w:lang w:val="en-US"/>
              </w:rPr>
            </w:pPr>
            <w:r>
              <w:rPr>
                <w:iCs/>
                <w:color w:val="000000" w:themeColor="text1"/>
                <w:lang w:val="en-US"/>
              </w:rPr>
              <w:t>Put back the volume to ¾ on the speakers (for the resting task)</w:t>
            </w:r>
          </w:p>
          <w:p w14:paraId="08C69305" w14:textId="77777777" w:rsidR="00E04A7F" w:rsidRDefault="00E04A7F" w:rsidP="00E04A7F">
            <w:pPr>
              <w:rPr>
                <w:iCs/>
                <w:color w:val="000000" w:themeColor="text1"/>
                <w:lang w:val="en-US"/>
              </w:rPr>
            </w:pPr>
            <w:commentRangeStart w:id="378"/>
            <w:commentRangeStart w:id="379"/>
            <w:r>
              <w:rPr>
                <w:iCs/>
                <w:color w:val="000000" w:themeColor="text1"/>
                <w:lang w:val="en-US"/>
              </w:rPr>
              <w:t xml:space="preserve">If No: </w:t>
            </w:r>
          </w:p>
          <w:p w14:paraId="1C39C879" w14:textId="3F3CB946" w:rsidR="00E04A7F" w:rsidRDefault="00E04A7F" w:rsidP="006D3175">
            <w:pPr>
              <w:pStyle w:val="ListParagraph"/>
              <w:numPr>
                <w:ilvl w:val="0"/>
                <w:numId w:val="10"/>
              </w:numPr>
              <w:rPr>
                <w:iCs/>
                <w:color w:val="000000" w:themeColor="text1"/>
                <w:lang w:val="en-US"/>
              </w:rPr>
            </w:pPr>
            <w:r>
              <w:rPr>
                <w:iCs/>
                <w:color w:val="000000" w:themeColor="text1"/>
                <w:lang w:val="en-US"/>
              </w:rPr>
              <w:t xml:space="preserve">First ask the </w:t>
            </w:r>
            <w:r w:rsidR="00A60A09">
              <w:rPr>
                <w:iCs/>
                <w:color w:val="000000" w:themeColor="text1"/>
                <w:lang w:val="en-US"/>
              </w:rPr>
              <w:t xml:space="preserve">participant whether they can remain </w:t>
            </w:r>
            <w:r>
              <w:rPr>
                <w:iCs/>
                <w:color w:val="000000" w:themeColor="text1"/>
                <w:lang w:val="en-US"/>
              </w:rPr>
              <w:t>calm without moving.</w:t>
            </w:r>
          </w:p>
          <w:p w14:paraId="714C0504" w14:textId="77777777" w:rsidR="00E04A7F" w:rsidRDefault="00E04A7F" w:rsidP="006D3175">
            <w:pPr>
              <w:pStyle w:val="ListParagraph"/>
              <w:numPr>
                <w:ilvl w:val="0"/>
                <w:numId w:val="10"/>
              </w:numPr>
              <w:rPr>
                <w:iCs/>
                <w:color w:val="000000" w:themeColor="text1"/>
                <w:lang w:val="en-US"/>
              </w:rPr>
            </w:pPr>
            <w:r>
              <w:rPr>
                <w:iCs/>
                <w:color w:val="000000" w:themeColor="text1"/>
                <w:lang w:val="en-US"/>
              </w:rPr>
              <w:t xml:space="preserve">If the detection is still inaccurate, adjust the R-peak Threshold thanks to the corresponding field ((figure, position </w:t>
            </w:r>
            <w:r w:rsidRPr="00DF4F47">
              <w:rPr>
                <w:b/>
                <w:bCs/>
                <w:iCs/>
                <w:color w:val="000000" w:themeColor="text1"/>
                <w:lang w:val="en-US"/>
              </w:rPr>
              <w:t>5</w:t>
            </w:r>
            <w:r>
              <w:rPr>
                <w:iCs/>
                <w:color w:val="000000" w:themeColor="text1"/>
                <w:lang w:val="en-US"/>
              </w:rPr>
              <w:t xml:space="preserve">). To decrease the threshold (case missing detection) put a value between 0-1 (for example 0.9), to increase the threshold (too much detection) put a value above 1 (for example 1.1). </w:t>
            </w:r>
            <w:r>
              <w:rPr>
                <w:iCs/>
                <w:color w:val="000000" w:themeColor="text1"/>
                <w:lang w:val="en-US"/>
              </w:rPr>
              <w:br/>
              <w:t xml:space="preserve">Tips: adjust from </w:t>
            </w:r>
            <w:r w:rsidR="000F7C28">
              <w:rPr>
                <w:iCs/>
                <w:color w:val="000000" w:themeColor="text1"/>
                <w:lang w:val="en-US"/>
              </w:rPr>
              <w:t xml:space="preserve">with +/- </w:t>
            </w:r>
            <w:r>
              <w:rPr>
                <w:iCs/>
                <w:color w:val="000000" w:themeColor="text1"/>
                <w:lang w:val="en-US"/>
              </w:rPr>
              <w:t xml:space="preserve">0.1 </w:t>
            </w:r>
            <w:r w:rsidR="000F7C28">
              <w:rPr>
                <w:iCs/>
                <w:color w:val="000000" w:themeColor="text1"/>
                <w:lang w:val="en-US"/>
              </w:rPr>
              <w:t xml:space="preserve">steps </w:t>
            </w:r>
            <w:r>
              <w:rPr>
                <w:iCs/>
                <w:color w:val="000000" w:themeColor="text1"/>
                <w:lang w:val="en-US"/>
              </w:rPr>
              <w:t xml:space="preserve">until the detection is accurate </w:t>
            </w:r>
          </w:p>
          <w:p w14:paraId="22073E62" w14:textId="5D390F98" w:rsidR="000F7C28" w:rsidRPr="000F7C28" w:rsidRDefault="000F7C28" w:rsidP="006D3175">
            <w:pPr>
              <w:pStyle w:val="ListParagraph"/>
              <w:numPr>
                <w:ilvl w:val="0"/>
                <w:numId w:val="10"/>
              </w:numPr>
              <w:rPr>
                <w:iCs/>
                <w:color w:val="000000" w:themeColor="text1"/>
                <w:lang w:val="en-US"/>
              </w:rPr>
            </w:pPr>
            <w:r>
              <w:rPr>
                <w:iCs/>
                <w:color w:val="000000" w:themeColor="text1"/>
                <w:lang w:val="en-US"/>
              </w:rPr>
              <w:t xml:space="preserve">When detection is accurate, press on the stop button (figure, position </w:t>
            </w:r>
            <w:r w:rsidRPr="00DF4F47">
              <w:rPr>
                <w:b/>
                <w:bCs/>
                <w:iCs/>
                <w:color w:val="000000" w:themeColor="text1"/>
                <w:lang w:val="en-US"/>
              </w:rPr>
              <w:t>7</w:t>
            </w:r>
            <w:r>
              <w:rPr>
                <w:iCs/>
                <w:color w:val="000000" w:themeColor="text1"/>
                <w:lang w:val="en-US"/>
              </w:rPr>
              <w:t>) and go to the next point</w:t>
            </w:r>
            <w:commentRangeEnd w:id="378"/>
            <w:r w:rsidR="00A60A09">
              <w:rPr>
                <w:rStyle w:val="CommentReference"/>
                <w:lang w:val="fr-CH"/>
              </w:rPr>
              <w:commentReference w:id="378"/>
            </w:r>
            <w:commentRangeEnd w:id="379"/>
            <w:r w:rsidR="00820F26">
              <w:rPr>
                <w:rStyle w:val="CommentReference"/>
                <w:lang w:val="fr-CH"/>
              </w:rPr>
              <w:commentReference w:id="379"/>
            </w:r>
          </w:p>
          <w:p w14:paraId="4C6445D7" w14:textId="0F0818D7" w:rsidR="009E1789" w:rsidRPr="00820F26" w:rsidRDefault="00820F26" w:rsidP="000F7C28">
            <w:pPr>
              <w:rPr>
                <w:ins w:id="380" w:author="MOUTHON Michael" w:date="2024-04-16T11:25:00Z"/>
                <w:iCs/>
                <w:color w:val="000000" w:themeColor="text1"/>
                <w:lang w:val="en-US"/>
              </w:rPr>
            </w:pPr>
            <w:ins w:id="381" w:author="MOUTHON Michael" w:date="2024-04-16T11:25:00Z">
              <w:r>
                <w:rPr>
                  <w:iCs/>
                  <w:color w:val="000000" w:themeColor="text1"/>
                  <w:lang w:val="en-US"/>
                </w:rPr>
                <w:t xml:space="preserve">Note: </w:t>
              </w:r>
              <w:r w:rsidRPr="00820F26">
                <w:rPr>
                  <w:rStyle w:val="cf01"/>
                  <w:lang w:val="en-US"/>
                  <w:rPrChange w:id="382" w:author="MOUTHON Michael" w:date="2024-04-16T11:25:00Z">
                    <w:rPr>
                      <w:rStyle w:val="cf01"/>
                    </w:rPr>
                  </w:rPrChange>
                </w:rPr>
                <w:t xml:space="preserve">The change </w:t>
              </w:r>
            </w:ins>
            <w:ins w:id="383" w:author="MOUTHON Michael" w:date="2024-04-16T11:26:00Z">
              <w:r>
                <w:rPr>
                  <w:rStyle w:val="cf01"/>
                  <w:lang w:val="en-US"/>
                </w:rPr>
                <w:t xml:space="preserve">of the threshold is </w:t>
              </w:r>
            </w:ins>
            <w:ins w:id="384" w:author="MOUTHON Michael" w:date="2024-04-16T11:25:00Z">
              <w:r w:rsidRPr="00820F26">
                <w:rPr>
                  <w:rStyle w:val="cf01"/>
                  <w:lang w:val="en-US"/>
                  <w:rPrChange w:id="385" w:author="MOUTHON Michael" w:date="2024-04-16T11:25:00Z">
                    <w:rPr>
                      <w:rStyle w:val="cf01"/>
                    </w:rPr>
                  </w:rPrChange>
                </w:rPr>
                <w:t>store</w:t>
              </w:r>
            </w:ins>
            <w:ins w:id="386" w:author="MOUTHON Michael" w:date="2024-04-16T11:26:00Z">
              <w:r>
                <w:rPr>
                  <w:rStyle w:val="cf01"/>
                  <w:lang w:val="en-US"/>
                </w:rPr>
                <w:t>d</w:t>
              </w:r>
            </w:ins>
            <w:ins w:id="387" w:author="MOUTHON Michael" w:date="2024-04-16T11:25:00Z">
              <w:r w:rsidRPr="00820F26">
                <w:rPr>
                  <w:rStyle w:val="cf01"/>
                  <w:lang w:val="en-US"/>
                  <w:rPrChange w:id="388" w:author="MOUTHON Michael" w:date="2024-04-16T11:25:00Z">
                    <w:rPr>
                      <w:rStyle w:val="cf01"/>
                    </w:rPr>
                  </w:rPrChange>
                </w:rPr>
                <w:t xml:space="preserve"> in memory of the application. </w:t>
              </w:r>
            </w:ins>
            <w:ins w:id="389" w:author="MOUTHON Michael" w:date="2024-04-16T11:26:00Z">
              <w:r w:rsidRPr="00820F26">
                <w:rPr>
                  <w:rStyle w:val="cf01"/>
                  <w:lang w:val="en-US"/>
                </w:rPr>
                <w:t>So,</w:t>
              </w:r>
            </w:ins>
            <w:ins w:id="390" w:author="MOUTHON Michael" w:date="2024-04-16T11:25:00Z">
              <w:r w:rsidRPr="00820F26">
                <w:rPr>
                  <w:rStyle w:val="cf01"/>
                  <w:lang w:val="en-US"/>
                  <w:rPrChange w:id="391" w:author="MOUTHON Michael" w:date="2024-04-16T11:25:00Z">
                    <w:rPr>
                      <w:rStyle w:val="cf01"/>
                    </w:rPr>
                  </w:rPrChange>
                </w:rPr>
                <w:t xml:space="preserve"> </w:t>
              </w:r>
            </w:ins>
            <w:ins w:id="392" w:author="MOUTHON Michael" w:date="2024-04-16T11:26:00Z">
              <w:r>
                <w:rPr>
                  <w:rStyle w:val="cf01"/>
                  <w:lang w:val="en-US"/>
                </w:rPr>
                <w:t xml:space="preserve">change </w:t>
              </w:r>
            </w:ins>
            <w:ins w:id="393" w:author="MOUTHON Michael" w:date="2024-04-16T11:25:00Z">
              <w:r w:rsidRPr="00820F26">
                <w:rPr>
                  <w:rStyle w:val="cf01"/>
                  <w:lang w:val="en-US"/>
                  <w:rPrChange w:id="394" w:author="MOUTHON Michael" w:date="2024-04-16T11:25:00Z">
                    <w:rPr>
                      <w:rStyle w:val="cf01"/>
                    </w:rPr>
                  </w:rPrChange>
                </w:rPr>
                <w:t>need to be done only once (if you don’t close completely the app)</w:t>
              </w:r>
            </w:ins>
            <w:ins w:id="395" w:author="MOUTHON Michael" w:date="2024-04-16T11:26:00Z">
              <w:r>
                <w:rPr>
                  <w:rStyle w:val="cf01"/>
                  <w:lang w:val="en-US"/>
                </w:rPr>
                <w:t>.</w:t>
              </w:r>
            </w:ins>
          </w:p>
          <w:p w14:paraId="1C5B42F5" w14:textId="77777777" w:rsidR="00820F26" w:rsidRDefault="00820F26" w:rsidP="000F7C28">
            <w:pPr>
              <w:rPr>
                <w:iCs/>
                <w:color w:val="000000" w:themeColor="text1"/>
                <w:lang w:val="en-US"/>
              </w:rPr>
            </w:pPr>
          </w:p>
          <w:p w14:paraId="31F3B1A3" w14:textId="5A0B29DA" w:rsidR="000F7C28" w:rsidRPr="000F7C28" w:rsidRDefault="000F7C28" w:rsidP="000F7C28">
            <w:pPr>
              <w:rPr>
                <w:iCs/>
                <w:color w:val="000000" w:themeColor="text1"/>
                <w:lang w:val="en-US"/>
              </w:rPr>
            </w:pPr>
            <w:r>
              <w:rPr>
                <w:iCs/>
                <w:color w:val="000000" w:themeColor="text1"/>
                <w:lang w:val="en-US"/>
              </w:rPr>
              <w:t xml:space="preserve">Final Tips: If you were </w:t>
            </w:r>
            <w:r w:rsidR="00CF76C5">
              <w:rPr>
                <w:iCs/>
                <w:color w:val="000000" w:themeColor="text1"/>
                <w:lang w:val="en-US"/>
              </w:rPr>
              <w:t>not</w:t>
            </w:r>
            <w:r>
              <w:rPr>
                <w:iCs/>
                <w:color w:val="000000" w:themeColor="text1"/>
                <w:lang w:val="en-US"/>
              </w:rPr>
              <w:t xml:space="preserve"> able to complete the steps </w:t>
            </w:r>
            <w:r w:rsidR="002540A6">
              <w:rPr>
                <w:iCs/>
                <w:color w:val="000000" w:themeColor="text1"/>
                <w:lang w:val="en-US"/>
              </w:rPr>
              <w:t>6</w:t>
            </w:r>
            <w:r w:rsidR="00CF76C5">
              <w:rPr>
                <w:iCs/>
                <w:color w:val="000000" w:themeColor="text1"/>
                <w:lang w:val="en-US"/>
              </w:rPr>
              <w:t>.</w:t>
            </w:r>
            <w:r w:rsidR="000A3A7A">
              <w:rPr>
                <w:iCs/>
                <w:color w:val="000000" w:themeColor="text1"/>
                <w:lang w:val="en-US"/>
              </w:rPr>
              <w:t>4</w:t>
            </w:r>
            <w:r>
              <w:rPr>
                <w:iCs/>
                <w:color w:val="000000" w:themeColor="text1"/>
                <w:lang w:val="en-US"/>
              </w:rPr>
              <w:t xml:space="preserve"> (due to a bug) you can load a “</w:t>
            </w:r>
            <w:r w:rsidRPr="00F41C4F">
              <w:rPr>
                <w:iCs/>
                <w:color w:val="000000" w:themeColor="text1"/>
                <w:lang w:val="en-US"/>
              </w:rPr>
              <w:t>logfile_P</w:t>
            </w:r>
            <w:r>
              <w:rPr>
                <w:iCs/>
                <w:color w:val="000000" w:themeColor="text1"/>
                <w:lang w:val="en-US"/>
              </w:rPr>
              <w:t>*</w:t>
            </w:r>
            <w:r w:rsidRPr="00F41C4F">
              <w:rPr>
                <w:iCs/>
                <w:color w:val="000000" w:themeColor="text1"/>
                <w:lang w:val="en-US"/>
              </w:rPr>
              <w:t>.txt</w:t>
            </w:r>
            <w:r>
              <w:rPr>
                <w:iCs/>
                <w:color w:val="000000" w:themeColor="text1"/>
                <w:lang w:val="en-US"/>
              </w:rPr>
              <w:t>” from a previous participant and adjust manually the threshold with this procedure (but could take time)</w:t>
            </w:r>
          </w:p>
        </w:tc>
      </w:tr>
      <w:tr w:rsidR="00EF3C16" w:rsidRPr="00FF7406" w14:paraId="4B99B622" w14:textId="77777777" w:rsidTr="003F0C27">
        <w:trPr>
          <w:trHeight w:val="739"/>
        </w:trPr>
        <w:tc>
          <w:tcPr>
            <w:tcW w:w="2306" w:type="dxa"/>
          </w:tcPr>
          <w:p w14:paraId="72FC1597" w14:textId="5FA04FE1" w:rsidR="00EF3C16" w:rsidRDefault="00EF3C16" w:rsidP="006D3175">
            <w:pPr>
              <w:pStyle w:val="ListParagraph"/>
              <w:numPr>
                <w:ilvl w:val="1"/>
                <w:numId w:val="13"/>
              </w:numPr>
              <w:rPr>
                <w:iCs/>
                <w:color w:val="000000" w:themeColor="text1"/>
                <w:lang w:val="en-US"/>
              </w:rPr>
            </w:pPr>
            <w:r>
              <w:rPr>
                <w:iCs/>
                <w:color w:val="000000" w:themeColor="text1"/>
                <w:lang w:val="en-US"/>
              </w:rPr>
              <w:t>Recording</w:t>
            </w:r>
          </w:p>
        </w:tc>
        <w:tc>
          <w:tcPr>
            <w:tcW w:w="8436" w:type="dxa"/>
          </w:tcPr>
          <w:p w14:paraId="7CA549D4" w14:textId="69A3A8CA" w:rsidR="00A60A09" w:rsidRPr="000A3A7A" w:rsidRDefault="00A60A09" w:rsidP="00A60A09">
            <w:pPr>
              <w:rPr>
                <w:iCs/>
                <w:color w:val="000000" w:themeColor="text1"/>
                <w:lang w:val="en-US"/>
              </w:rPr>
            </w:pPr>
            <w:r>
              <w:rPr>
                <w:iCs/>
                <w:color w:val="000000" w:themeColor="text1"/>
                <w:lang w:val="en-US"/>
              </w:rPr>
              <w:t>Check whether the fixation cross is on the participants screen and they are ready to start</w:t>
            </w:r>
          </w:p>
          <w:p w14:paraId="2D3D3BE4" w14:textId="4AD9CBC8" w:rsidR="00EF3C16" w:rsidRPr="00A60A09" w:rsidRDefault="00EF3C16" w:rsidP="00A60A09">
            <w:pPr>
              <w:pStyle w:val="ListParagraph"/>
              <w:numPr>
                <w:ilvl w:val="0"/>
                <w:numId w:val="11"/>
              </w:numPr>
              <w:rPr>
                <w:lang w:val="en-US"/>
              </w:rPr>
            </w:pPr>
            <w:r w:rsidRPr="00A60A09">
              <w:rPr>
                <w:lang w:val="en-US"/>
              </w:rPr>
              <w:t xml:space="preserve">Specify which is the bloc of the task (1,2,3 or 4) using menu </w:t>
            </w:r>
            <w:r w:rsidR="00DF4F47" w:rsidRPr="00A60A09">
              <w:rPr>
                <w:lang w:val="en-US"/>
              </w:rPr>
              <w:t xml:space="preserve">on </w:t>
            </w:r>
            <w:r w:rsidRPr="00A60A09">
              <w:rPr>
                <w:lang w:val="en-US"/>
              </w:rPr>
              <w:t xml:space="preserve">(figure, position </w:t>
            </w:r>
            <w:r w:rsidRPr="00A60A09">
              <w:rPr>
                <w:b/>
                <w:bCs/>
                <w:lang w:val="en-US"/>
              </w:rPr>
              <w:t>1</w:t>
            </w:r>
            <w:r w:rsidRPr="00A60A09">
              <w:rPr>
                <w:lang w:val="en-US"/>
              </w:rPr>
              <w:t>)</w:t>
            </w:r>
          </w:p>
          <w:p w14:paraId="4949CF14" w14:textId="5AFA74AA" w:rsidR="00DF4F47" w:rsidRDefault="00DF4F47" w:rsidP="006D3175">
            <w:pPr>
              <w:pStyle w:val="ListParagraph"/>
              <w:numPr>
                <w:ilvl w:val="0"/>
                <w:numId w:val="11"/>
              </w:numPr>
              <w:rPr>
                <w:iCs/>
                <w:color w:val="000000" w:themeColor="text1"/>
                <w:lang w:val="en-US"/>
              </w:rPr>
            </w:pPr>
            <w:r>
              <w:rPr>
                <w:iCs/>
                <w:color w:val="000000" w:themeColor="text1"/>
                <w:lang w:val="en-US"/>
              </w:rPr>
              <w:t>Specify if it is a Synch or Asynch condition previously define (</w:t>
            </w:r>
            <w:r w:rsidR="000027B7" w:rsidRPr="000027B7">
              <w:rPr>
                <w:iCs/>
                <w:color w:val="000000" w:themeColor="text1"/>
                <w:lang w:val="en-US"/>
              </w:rPr>
              <w:t>4x</w:t>
            </w:r>
            <w:r w:rsidR="00A60A09">
              <w:rPr>
                <w:iCs/>
                <w:color w:val="000000" w:themeColor="text1"/>
                <w:lang w:val="en-US"/>
              </w:rPr>
              <w:t>5</w:t>
            </w:r>
            <w:r w:rsidR="000027B7" w:rsidRPr="000027B7">
              <w:rPr>
                <w:iCs/>
                <w:color w:val="000000" w:themeColor="text1"/>
                <w:lang w:val="en-US"/>
              </w:rPr>
              <w:t xml:space="preserve">min block in pseudorandomized order: </w:t>
            </w:r>
            <w:r w:rsidR="000027B7" w:rsidRPr="001955EA">
              <w:rPr>
                <w:iCs/>
                <w:color w:val="0070C0"/>
                <w:lang w:val="en-US"/>
              </w:rPr>
              <w:t>EVEN Pcodes are syn-async-async-syn</w:t>
            </w:r>
            <w:r w:rsidR="00A60A09">
              <w:rPr>
                <w:iCs/>
                <w:color w:val="0070C0"/>
                <w:lang w:val="en-US"/>
              </w:rPr>
              <w:t>c</w:t>
            </w:r>
            <w:r w:rsidR="000027B7" w:rsidRPr="001955EA">
              <w:rPr>
                <w:iCs/>
                <w:color w:val="0070C0"/>
                <w:lang w:val="en-US"/>
              </w:rPr>
              <w:t xml:space="preserve"> and </w:t>
            </w:r>
            <w:r w:rsidR="00A60A09">
              <w:rPr>
                <w:iCs/>
                <w:color w:val="0070C0"/>
                <w:lang w:val="en-US"/>
              </w:rPr>
              <w:br/>
            </w:r>
            <w:r w:rsidR="000027B7" w:rsidRPr="001955EA">
              <w:rPr>
                <w:iCs/>
                <w:color w:val="0070C0"/>
                <w:lang w:val="en-US"/>
              </w:rPr>
              <w:t>ODD Pcodes are a-s-s-a</w:t>
            </w:r>
            <w:r>
              <w:rPr>
                <w:iCs/>
                <w:color w:val="000000" w:themeColor="text1"/>
                <w:lang w:val="en-US"/>
              </w:rPr>
              <w:t xml:space="preserve">). Use the menu on (figure, position </w:t>
            </w:r>
            <w:r>
              <w:rPr>
                <w:b/>
                <w:bCs/>
                <w:iCs/>
                <w:color w:val="000000" w:themeColor="text1"/>
                <w:lang w:val="en-US"/>
              </w:rPr>
              <w:t>2</w:t>
            </w:r>
            <w:r>
              <w:rPr>
                <w:iCs/>
                <w:color w:val="000000" w:themeColor="text1"/>
                <w:lang w:val="en-US"/>
              </w:rPr>
              <w:t>).</w:t>
            </w:r>
          </w:p>
          <w:p w14:paraId="71D2D9D1" w14:textId="4DB9D3D0" w:rsidR="00DF4F47" w:rsidRPr="00DF4F47" w:rsidRDefault="00DF4F47" w:rsidP="006D3175">
            <w:pPr>
              <w:pStyle w:val="ListParagraph"/>
              <w:numPr>
                <w:ilvl w:val="0"/>
                <w:numId w:val="11"/>
              </w:numPr>
              <w:rPr>
                <w:iCs/>
                <w:color w:val="000000" w:themeColor="text1"/>
                <w:lang w:val="en-US"/>
              </w:rPr>
            </w:pPr>
            <w:r>
              <w:rPr>
                <w:iCs/>
                <w:color w:val="000000" w:themeColor="text1"/>
                <w:lang w:val="en-US"/>
              </w:rPr>
              <w:t xml:space="preserve">Press on the button “Start File” (figure, position </w:t>
            </w:r>
            <w:r>
              <w:rPr>
                <w:b/>
                <w:bCs/>
                <w:iCs/>
                <w:color w:val="000000" w:themeColor="text1"/>
                <w:lang w:val="en-US"/>
              </w:rPr>
              <w:t>6</w:t>
            </w:r>
            <w:r>
              <w:rPr>
                <w:iCs/>
                <w:color w:val="000000" w:themeColor="text1"/>
                <w:lang w:val="en-US"/>
              </w:rPr>
              <w:t xml:space="preserve">), create </w:t>
            </w:r>
            <w:r w:rsidR="00CF76C5">
              <w:rPr>
                <w:iCs/>
                <w:color w:val="000000" w:themeColor="text1"/>
                <w:lang w:val="en-US"/>
              </w:rPr>
              <w:t>the</w:t>
            </w:r>
            <w:r>
              <w:rPr>
                <w:lang w:val="en-US"/>
              </w:rPr>
              <w:t xml:space="preserve"> EEG file “</w:t>
            </w:r>
            <w:r w:rsidRPr="00DF4F47">
              <w:rPr>
                <w:i/>
                <w:iCs/>
                <w:lang w:val="en-US"/>
              </w:rPr>
              <w:t>Interoception_</w:t>
            </w:r>
            <w:r w:rsidR="008250C3">
              <w:rPr>
                <w:i/>
                <w:iCs/>
                <w:lang w:val="en-US"/>
              </w:rPr>
              <w:t>CAS</w:t>
            </w:r>
            <w:r w:rsidRPr="00DF4F47">
              <w:rPr>
                <w:i/>
                <w:iCs/>
                <w:lang w:val="en-US"/>
              </w:rPr>
              <w:t>_</w:t>
            </w:r>
            <w:r w:rsidRPr="008B0C19">
              <w:rPr>
                <w:i/>
                <w:iCs/>
                <w:lang w:val="en-US"/>
              </w:rPr>
              <w:t>Pcode</w:t>
            </w:r>
            <w:r w:rsidRPr="00711B68">
              <w:rPr>
                <w:lang w:val="en-US"/>
              </w:rPr>
              <w:t>_</w:t>
            </w:r>
            <w:r w:rsidRPr="008B0C19">
              <w:rPr>
                <w:i/>
                <w:iCs/>
                <w:lang w:val="en-US"/>
              </w:rPr>
              <w:t>date</w:t>
            </w:r>
            <w:r>
              <w:rPr>
                <w:i/>
                <w:iCs/>
                <w:lang w:val="en-US"/>
              </w:rPr>
              <w:t>_condition#bloc</w:t>
            </w:r>
            <w:r w:rsidRPr="00711B68">
              <w:rPr>
                <w:lang w:val="en-US"/>
              </w:rPr>
              <w:t>.bdf</w:t>
            </w:r>
            <w:r w:rsidR="002540A6">
              <w:rPr>
                <w:lang w:val="en-US"/>
              </w:rPr>
              <w:t>”</w:t>
            </w:r>
            <w:r>
              <w:rPr>
                <w:lang w:val="en-US"/>
              </w:rPr>
              <w:t xml:space="preserve"> (e.g. </w:t>
            </w:r>
            <w:r w:rsidRPr="00DF4F47">
              <w:rPr>
                <w:lang w:val="en-US"/>
              </w:rPr>
              <w:t>Interoception_</w:t>
            </w:r>
            <w:r w:rsidR="008250C3">
              <w:rPr>
                <w:lang w:val="en-US"/>
              </w:rPr>
              <w:t>CAS</w:t>
            </w:r>
            <w:r w:rsidRPr="00DF4F47">
              <w:rPr>
                <w:lang w:val="en-US"/>
              </w:rPr>
              <w:t>_P997_14082023_synch2.bdf</w:t>
            </w:r>
            <w:r>
              <w:rPr>
                <w:lang w:val="en-US"/>
              </w:rPr>
              <w:t xml:space="preserve">). </w:t>
            </w:r>
            <w:r>
              <w:rPr>
                <w:lang w:val="en-US"/>
              </w:rPr>
              <w:br/>
            </w:r>
            <w:r w:rsidRPr="00DF4F47">
              <w:rPr>
                <w:color w:val="FF0000"/>
                <w:sz w:val="28"/>
                <w:szCs w:val="28"/>
                <w:lang w:val="en-US"/>
              </w:rPr>
              <w:t xml:space="preserve">START DIRECTELY THE RECORDING </w:t>
            </w:r>
            <w:r>
              <w:rPr>
                <w:lang w:val="en-US"/>
              </w:rPr>
              <w:t>by pressing on Pause button in order that you get the green button “saving”</w:t>
            </w:r>
            <w:r w:rsidR="00CF76C5">
              <w:rPr>
                <w:lang w:val="en-US"/>
              </w:rPr>
              <w:t>.</w:t>
            </w:r>
          </w:p>
          <w:p w14:paraId="3CCBAC23" w14:textId="39735ABC" w:rsidR="00DF4F47" w:rsidRPr="00DF4F47" w:rsidRDefault="00DF4F47" w:rsidP="006D3175">
            <w:pPr>
              <w:pStyle w:val="ListParagraph"/>
              <w:numPr>
                <w:ilvl w:val="0"/>
                <w:numId w:val="11"/>
              </w:numPr>
              <w:rPr>
                <w:iCs/>
                <w:color w:val="000000" w:themeColor="text1"/>
                <w:lang w:val="en-US"/>
              </w:rPr>
            </w:pPr>
            <w:r>
              <w:rPr>
                <w:iCs/>
                <w:color w:val="000000" w:themeColor="text1"/>
                <w:lang w:val="en-US"/>
              </w:rPr>
              <w:lastRenderedPageBreak/>
              <w:t xml:space="preserve">When the </w:t>
            </w:r>
            <w:r w:rsidR="00F40733">
              <w:rPr>
                <w:iCs/>
                <w:color w:val="000000" w:themeColor="text1"/>
                <w:lang w:val="en-US"/>
              </w:rPr>
              <w:t xml:space="preserve">participant </w:t>
            </w:r>
            <w:r>
              <w:rPr>
                <w:iCs/>
                <w:color w:val="000000" w:themeColor="text1"/>
                <w:lang w:val="en-US"/>
              </w:rPr>
              <w:t xml:space="preserve">is ready, press on the “Task OFF/ON” switch to start the experimental bloc (figure, position </w:t>
            </w:r>
            <w:r>
              <w:rPr>
                <w:b/>
                <w:bCs/>
                <w:iCs/>
                <w:color w:val="000000" w:themeColor="text1"/>
                <w:lang w:val="en-US"/>
              </w:rPr>
              <w:t>3)</w:t>
            </w:r>
          </w:p>
          <w:p w14:paraId="63CF8874" w14:textId="6B783E44" w:rsidR="00DF4F47" w:rsidRDefault="00DF4F47" w:rsidP="006D3175">
            <w:pPr>
              <w:pStyle w:val="ListParagraph"/>
              <w:numPr>
                <w:ilvl w:val="0"/>
                <w:numId w:val="11"/>
              </w:numPr>
              <w:rPr>
                <w:iCs/>
                <w:color w:val="000000" w:themeColor="text1"/>
                <w:lang w:val="en-US"/>
              </w:rPr>
            </w:pPr>
            <w:r>
              <w:rPr>
                <w:iCs/>
                <w:color w:val="000000" w:themeColor="text1"/>
                <w:lang w:val="en-US"/>
              </w:rPr>
              <w:t xml:space="preserve">You can check the number of remaining </w:t>
            </w:r>
            <w:r w:rsidR="00CF76C5">
              <w:rPr>
                <w:iCs/>
                <w:color w:val="000000" w:themeColor="text1"/>
                <w:lang w:val="en-US"/>
              </w:rPr>
              <w:t>stimulations</w:t>
            </w:r>
            <w:r>
              <w:rPr>
                <w:iCs/>
                <w:color w:val="000000" w:themeColor="text1"/>
                <w:lang w:val="en-US"/>
              </w:rPr>
              <w:t xml:space="preserve"> </w:t>
            </w:r>
            <w:r w:rsidR="00223CF0">
              <w:rPr>
                <w:iCs/>
                <w:color w:val="000000" w:themeColor="text1"/>
                <w:lang w:val="en-US"/>
              </w:rPr>
              <w:t xml:space="preserve">in figure, position </w:t>
            </w:r>
            <w:r w:rsidR="00223CF0">
              <w:rPr>
                <w:b/>
                <w:bCs/>
                <w:iCs/>
                <w:color w:val="000000" w:themeColor="text1"/>
                <w:lang w:val="en-US"/>
              </w:rPr>
              <w:t>4.</w:t>
            </w:r>
            <w:r w:rsidR="00223CF0">
              <w:rPr>
                <w:iCs/>
                <w:color w:val="000000" w:themeColor="text1"/>
                <w:lang w:val="en-US"/>
              </w:rPr>
              <w:br/>
              <w:t xml:space="preserve">When it </w:t>
            </w:r>
            <w:r w:rsidR="00A60A09">
              <w:rPr>
                <w:iCs/>
                <w:color w:val="000000" w:themeColor="text1"/>
                <w:lang w:val="en-US"/>
              </w:rPr>
              <w:t xml:space="preserve">got </w:t>
            </w:r>
            <w:r w:rsidR="00223CF0">
              <w:rPr>
                <w:iCs/>
                <w:color w:val="000000" w:themeColor="text1"/>
                <w:lang w:val="en-US"/>
              </w:rPr>
              <w:t>to 0, the switch automatically turn</w:t>
            </w:r>
            <w:r w:rsidR="00A60A09">
              <w:rPr>
                <w:iCs/>
                <w:color w:val="000000" w:themeColor="text1"/>
                <w:lang w:val="en-US"/>
              </w:rPr>
              <w:t>s</w:t>
            </w:r>
            <w:r w:rsidR="00223CF0">
              <w:rPr>
                <w:iCs/>
                <w:color w:val="000000" w:themeColor="text1"/>
                <w:lang w:val="en-US"/>
              </w:rPr>
              <w:t xml:space="preserve"> off. </w:t>
            </w:r>
          </w:p>
          <w:p w14:paraId="1A0FB2C2" w14:textId="77777777" w:rsidR="00223CF0" w:rsidRDefault="00223CF0" w:rsidP="006D3175">
            <w:pPr>
              <w:pStyle w:val="ListParagraph"/>
              <w:numPr>
                <w:ilvl w:val="0"/>
                <w:numId w:val="11"/>
              </w:numPr>
              <w:rPr>
                <w:iCs/>
                <w:color w:val="000000" w:themeColor="text1"/>
                <w:lang w:val="en-US"/>
              </w:rPr>
            </w:pPr>
            <w:r>
              <w:rPr>
                <w:iCs/>
                <w:color w:val="000000" w:themeColor="text1"/>
                <w:lang w:val="en-US"/>
              </w:rPr>
              <w:t xml:space="preserve">Press on “Stop” button (figure, position </w:t>
            </w:r>
            <w:r>
              <w:rPr>
                <w:b/>
                <w:bCs/>
                <w:iCs/>
                <w:color w:val="000000" w:themeColor="text1"/>
                <w:lang w:val="en-US"/>
              </w:rPr>
              <w:t>7</w:t>
            </w:r>
            <w:r w:rsidRPr="00223CF0">
              <w:rPr>
                <w:iCs/>
                <w:color w:val="000000" w:themeColor="text1"/>
                <w:lang w:val="en-US"/>
              </w:rPr>
              <w:t>)</w:t>
            </w:r>
            <w:r>
              <w:rPr>
                <w:iCs/>
                <w:color w:val="000000" w:themeColor="text1"/>
                <w:lang w:val="en-US"/>
              </w:rPr>
              <w:t xml:space="preserve"> </w:t>
            </w:r>
          </w:p>
          <w:p w14:paraId="0122B265" w14:textId="77777777" w:rsidR="00A60A09" w:rsidRDefault="00A60A09" w:rsidP="006D3175">
            <w:pPr>
              <w:pStyle w:val="ListParagraph"/>
              <w:numPr>
                <w:ilvl w:val="0"/>
                <w:numId w:val="11"/>
              </w:numPr>
              <w:rPr>
                <w:iCs/>
                <w:color w:val="000000" w:themeColor="text1"/>
                <w:lang w:val="en-US"/>
              </w:rPr>
            </w:pPr>
            <w:r>
              <w:rPr>
                <w:iCs/>
                <w:color w:val="000000" w:themeColor="text1"/>
                <w:lang w:val="en-US"/>
              </w:rPr>
              <w:t>Let the experimenter know the round was completed.</w:t>
            </w:r>
          </w:p>
          <w:p w14:paraId="5CEE700E" w14:textId="68CC56EB" w:rsidR="00A60A09" w:rsidRDefault="00A60A09" w:rsidP="006D3175">
            <w:pPr>
              <w:pStyle w:val="ListParagraph"/>
              <w:numPr>
                <w:ilvl w:val="0"/>
                <w:numId w:val="11"/>
              </w:numPr>
              <w:rPr>
                <w:iCs/>
                <w:color w:val="000000" w:themeColor="text1"/>
                <w:lang w:val="en-US"/>
              </w:rPr>
            </w:pPr>
            <w:r>
              <w:rPr>
                <w:iCs/>
                <w:color w:val="000000" w:themeColor="text1"/>
                <w:lang w:val="en-US"/>
              </w:rPr>
              <w:t xml:space="preserve">Once the participant is ready for the next block; let them know your starting and </w:t>
            </w:r>
          </w:p>
          <w:p w14:paraId="37FACB70" w14:textId="77777777" w:rsidR="00223CF0" w:rsidRDefault="00223CF0" w:rsidP="00A60A09">
            <w:pPr>
              <w:pStyle w:val="ListParagraph"/>
              <w:rPr>
                <w:iCs/>
                <w:color w:val="000000" w:themeColor="text1"/>
                <w:lang w:val="en-US"/>
              </w:rPr>
            </w:pPr>
            <w:r>
              <w:rPr>
                <w:iCs/>
                <w:color w:val="000000" w:themeColor="text1"/>
                <w:lang w:val="en-US"/>
              </w:rPr>
              <w:t>Repeat these steps a-f for the four experimental bloc</w:t>
            </w:r>
            <w:r w:rsidR="00CF76C5">
              <w:rPr>
                <w:iCs/>
                <w:color w:val="000000" w:themeColor="text1"/>
                <w:lang w:val="en-US"/>
              </w:rPr>
              <w:t>.</w:t>
            </w:r>
          </w:p>
          <w:p w14:paraId="4BD5292E" w14:textId="3F7FAD81" w:rsidR="00071FAA" w:rsidRPr="000A3A7A" w:rsidRDefault="00071FAA" w:rsidP="000A3A7A">
            <w:pPr>
              <w:rPr>
                <w:iCs/>
                <w:color w:val="000000" w:themeColor="text1"/>
                <w:lang w:val="en-US"/>
              </w:rPr>
            </w:pPr>
          </w:p>
        </w:tc>
      </w:tr>
      <w:tr w:rsidR="00071FAA" w:rsidRPr="00071FAA" w14:paraId="4211C804" w14:textId="77777777" w:rsidTr="00C72ECF">
        <w:trPr>
          <w:trHeight w:val="739"/>
          <w:ins w:id="396" w:author="STOFFEL Natascha" w:date="2024-04-11T12:31:00Z"/>
        </w:trPr>
        <w:tc>
          <w:tcPr>
            <w:tcW w:w="10742" w:type="dxa"/>
            <w:gridSpan w:val="2"/>
          </w:tcPr>
          <w:p w14:paraId="38697DF4" w14:textId="40ADA893" w:rsidR="00071FAA" w:rsidRPr="00071FAA" w:rsidDel="00A60A09" w:rsidRDefault="00071FAA" w:rsidP="00A60A09">
            <w:pPr>
              <w:rPr>
                <w:ins w:id="397" w:author="STOFFEL Natascha" w:date="2024-04-11T12:31:00Z"/>
                <w:iCs/>
                <w:color w:val="000000" w:themeColor="text1"/>
                <w:lang w:val="en-US"/>
              </w:rPr>
            </w:pPr>
            <w:ins w:id="398" w:author="STOFFEL Natascha" w:date="2024-04-11T12:32:00Z">
              <w:r>
                <w:rPr>
                  <w:iCs/>
                  <w:color w:val="000000" w:themeColor="text1"/>
                  <w:lang w:val="en-US"/>
                </w:rPr>
                <w:lastRenderedPageBreak/>
                <w:t xml:space="preserve">Figure </w:t>
              </w:r>
              <w:r>
                <w:rPr>
                  <w:noProof/>
                  <w:lang w:val="en-US"/>
                </w:rPr>
                <w:drawing>
                  <wp:inline distT="0" distB="0" distL="0" distR="0" wp14:anchorId="466B3A03" wp14:editId="1A9D6215">
                    <wp:extent cx="6192248" cy="3362325"/>
                    <wp:effectExtent l="0" t="0" r="0" b="0"/>
                    <wp:docPr id="962357539" name="Picture 8"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screen shot of a computer&#10;&#10;Description automatically generated"/>
                            <pic:cNvPicPr/>
                          </pic:nvPicPr>
                          <pic:blipFill>
                            <a:blip r:embed="rId39"/>
                            <a:stretch>
                              <a:fillRect/>
                            </a:stretch>
                          </pic:blipFill>
                          <pic:spPr>
                            <a:xfrm>
                              <a:off x="0" y="0"/>
                              <a:ext cx="6192248" cy="3362325"/>
                            </a:xfrm>
                            <a:prstGeom prst="rect">
                              <a:avLst/>
                            </a:prstGeom>
                          </pic:spPr>
                        </pic:pic>
                      </a:graphicData>
                    </a:graphic>
                  </wp:inline>
                </w:drawing>
              </w:r>
            </w:ins>
          </w:p>
        </w:tc>
      </w:tr>
      <w:tr w:rsidR="0061676F" w:rsidRPr="00FF7406" w14:paraId="1EE0DEB6" w14:textId="77777777" w:rsidTr="003F0C27">
        <w:trPr>
          <w:trHeight w:val="739"/>
        </w:trPr>
        <w:tc>
          <w:tcPr>
            <w:tcW w:w="2306" w:type="dxa"/>
          </w:tcPr>
          <w:p w14:paraId="3B723B7B" w14:textId="5E561355" w:rsidR="0061676F" w:rsidRDefault="0061676F" w:rsidP="006D3175">
            <w:pPr>
              <w:pStyle w:val="ListParagraph"/>
              <w:numPr>
                <w:ilvl w:val="1"/>
                <w:numId w:val="13"/>
              </w:numPr>
              <w:rPr>
                <w:iCs/>
                <w:color w:val="000000" w:themeColor="text1"/>
                <w:lang w:val="en-US"/>
              </w:rPr>
            </w:pPr>
            <w:r>
              <w:rPr>
                <w:iCs/>
                <w:color w:val="000000" w:themeColor="text1"/>
                <w:lang w:val="en-US"/>
              </w:rPr>
              <w:t>After recording</w:t>
            </w:r>
          </w:p>
        </w:tc>
        <w:tc>
          <w:tcPr>
            <w:tcW w:w="8436" w:type="dxa"/>
          </w:tcPr>
          <w:p w14:paraId="61F63878" w14:textId="20C97BBA" w:rsidR="0061676F" w:rsidRDefault="0061676F" w:rsidP="006D3175">
            <w:pPr>
              <w:pStyle w:val="ListParagraph"/>
              <w:numPr>
                <w:ilvl w:val="0"/>
                <w:numId w:val="22"/>
              </w:numPr>
              <w:rPr>
                <w:iCs/>
                <w:color w:val="000000" w:themeColor="text1"/>
                <w:lang w:val="en-US"/>
              </w:rPr>
            </w:pPr>
            <w:r>
              <w:rPr>
                <w:iCs/>
                <w:color w:val="000000" w:themeColor="text1"/>
                <w:lang w:val="en-US"/>
              </w:rPr>
              <w:t>Close the “</w:t>
            </w:r>
            <w:r w:rsidRPr="00F77A76">
              <w:rPr>
                <w:iCs/>
                <w:color w:val="000000" w:themeColor="text1"/>
                <w:lang w:val="en-US"/>
              </w:rPr>
              <w:t>ActiView_Interoception_CAS.exe</w:t>
            </w:r>
            <w:r>
              <w:rPr>
                <w:iCs/>
                <w:color w:val="000000" w:themeColor="text1"/>
                <w:lang w:val="en-US"/>
              </w:rPr>
              <w:t xml:space="preserve">” on the </w:t>
            </w:r>
            <w:r w:rsidRPr="008250C3">
              <w:rPr>
                <w:i/>
                <w:color w:val="000000" w:themeColor="text1"/>
                <w:lang w:val="en-US"/>
              </w:rPr>
              <w:t>experimental computer</w:t>
            </w:r>
          </w:p>
          <w:p w14:paraId="3976FADC" w14:textId="77777777" w:rsidR="0061676F" w:rsidRDefault="0061676F" w:rsidP="006D3175">
            <w:pPr>
              <w:pStyle w:val="ListParagraph"/>
              <w:numPr>
                <w:ilvl w:val="0"/>
                <w:numId w:val="22"/>
              </w:numPr>
              <w:rPr>
                <w:iCs/>
                <w:color w:val="000000" w:themeColor="text1"/>
                <w:lang w:val="en-US"/>
              </w:rPr>
            </w:pPr>
            <w:r>
              <w:rPr>
                <w:iCs/>
                <w:color w:val="000000" w:themeColor="text1"/>
                <w:lang w:val="en-US"/>
              </w:rPr>
              <w:t xml:space="preserve">Close the Eprime script by pressing on ENTER on the </w:t>
            </w:r>
            <w:r w:rsidRPr="008250C3">
              <w:rPr>
                <w:i/>
                <w:color w:val="000000" w:themeColor="text1"/>
                <w:lang w:val="en-US"/>
              </w:rPr>
              <w:t>EEG computer</w:t>
            </w:r>
          </w:p>
          <w:p w14:paraId="729DC676" w14:textId="6C076B50" w:rsidR="0061676F" w:rsidRPr="0061676F" w:rsidRDefault="0061676F" w:rsidP="006D3175">
            <w:pPr>
              <w:pStyle w:val="ListParagraph"/>
              <w:numPr>
                <w:ilvl w:val="0"/>
                <w:numId w:val="22"/>
              </w:numPr>
              <w:rPr>
                <w:iCs/>
                <w:color w:val="000000" w:themeColor="text1"/>
                <w:lang w:val="en-US"/>
              </w:rPr>
            </w:pPr>
            <w:r>
              <w:rPr>
                <w:lang w:val="en-US"/>
              </w:rPr>
              <w:t xml:space="preserve">On the </w:t>
            </w:r>
            <w:r>
              <w:rPr>
                <w:iCs/>
                <w:lang w:val="en-US"/>
              </w:rPr>
              <w:t>Display Hub</w:t>
            </w:r>
            <w:r w:rsidR="00071FAA">
              <w:rPr>
                <w:iCs/>
                <w:lang w:val="en-US"/>
              </w:rPr>
              <w:t xml:space="preserve">, </w:t>
            </w:r>
            <w:r>
              <w:rPr>
                <w:iCs/>
                <w:lang w:val="en-US"/>
              </w:rPr>
              <w:t xml:space="preserve">select the </w:t>
            </w:r>
            <w:r w:rsidRPr="00F77A76">
              <w:rPr>
                <w:b/>
                <w:bCs/>
                <w:iCs/>
                <w:lang w:val="en-US"/>
              </w:rPr>
              <w:t xml:space="preserve">position </w:t>
            </w:r>
            <w:r>
              <w:rPr>
                <w:b/>
                <w:bCs/>
                <w:iCs/>
                <w:lang w:val="en-US"/>
              </w:rPr>
              <w:t>1</w:t>
            </w:r>
            <w:r>
              <w:rPr>
                <w:iCs/>
                <w:lang w:val="en-US"/>
              </w:rPr>
              <w:t xml:space="preserve"> with the remote (to display the Experimental computer screen</w:t>
            </w:r>
            <w:r w:rsidR="00071FAA">
              <w:rPr>
                <w:iCs/>
                <w:lang w:val="en-US"/>
              </w:rPr>
              <w:t xml:space="preserve"> again</w:t>
            </w:r>
            <w:r>
              <w:rPr>
                <w:iCs/>
                <w:lang w:val="en-US"/>
              </w:rPr>
              <w:t>).</w:t>
            </w:r>
          </w:p>
          <w:p w14:paraId="2AB48C7D" w14:textId="77777777" w:rsidR="0061676F" w:rsidRPr="000A3A7A" w:rsidRDefault="0061676F" w:rsidP="006D3175">
            <w:pPr>
              <w:pStyle w:val="ListParagraph"/>
              <w:numPr>
                <w:ilvl w:val="0"/>
                <w:numId w:val="22"/>
              </w:numPr>
              <w:rPr>
                <w:iCs/>
                <w:color w:val="000000" w:themeColor="text1"/>
                <w:lang w:val="en-US"/>
              </w:rPr>
            </w:pPr>
            <w:r>
              <w:rPr>
                <w:iCs/>
                <w:lang w:val="en-US"/>
              </w:rPr>
              <w:t xml:space="preserve">Unplug the usb of the EEG from the </w:t>
            </w:r>
            <w:r w:rsidRPr="008250C3">
              <w:rPr>
                <w:i/>
                <w:lang w:val="en-US"/>
              </w:rPr>
              <w:t>Experimental computer</w:t>
            </w:r>
            <w:r>
              <w:rPr>
                <w:iCs/>
                <w:lang w:val="en-US"/>
              </w:rPr>
              <w:t xml:space="preserve"> and plug it back to the docking station of the </w:t>
            </w:r>
            <w:r w:rsidRPr="008250C3">
              <w:rPr>
                <w:i/>
                <w:lang w:val="en-US"/>
              </w:rPr>
              <w:t>EEG computer</w:t>
            </w:r>
            <w:r>
              <w:rPr>
                <w:iCs/>
                <w:lang w:val="en-US"/>
              </w:rPr>
              <w:t xml:space="preserve"> </w:t>
            </w:r>
          </w:p>
          <w:p w14:paraId="2860A684" w14:textId="6838587E" w:rsidR="00071FAA" w:rsidRPr="0061676F" w:rsidRDefault="00071FAA" w:rsidP="006D3175">
            <w:pPr>
              <w:pStyle w:val="ListParagraph"/>
              <w:numPr>
                <w:ilvl w:val="0"/>
                <w:numId w:val="22"/>
              </w:numPr>
              <w:rPr>
                <w:iCs/>
                <w:color w:val="000000" w:themeColor="text1"/>
                <w:lang w:val="en-US"/>
              </w:rPr>
            </w:pPr>
            <w:r>
              <w:rPr>
                <w:iCs/>
                <w:lang w:val="en-US"/>
              </w:rPr>
              <w:t>Open instruction for the resting state</w:t>
            </w:r>
            <w:r w:rsidR="002540A6">
              <w:rPr>
                <w:iCs/>
                <w:lang w:val="en-US"/>
              </w:rPr>
              <w:t xml:space="preserve"> from the Experimental Computer</w:t>
            </w:r>
            <w:r>
              <w:rPr>
                <w:iCs/>
                <w:lang w:val="en-US"/>
              </w:rPr>
              <w:t xml:space="preserve"> </w:t>
            </w:r>
          </w:p>
        </w:tc>
      </w:tr>
    </w:tbl>
    <w:p w14:paraId="482086CF" w14:textId="77777777" w:rsidR="008E4F9D" w:rsidRPr="00BB6C5B" w:rsidRDefault="008E4F9D" w:rsidP="001B40D6">
      <w:pPr>
        <w:rPr>
          <w:color w:val="000000" w:themeColor="text1"/>
          <w:lang w:val="en-US"/>
        </w:rPr>
      </w:pPr>
    </w:p>
    <w:p w14:paraId="1D1678B8" w14:textId="62E4A498" w:rsidR="008E4F9D" w:rsidRPr="00BB6C5B" w:rsidRDefault="0072274C" w:rsidP="001B40D6">
      <w:pPr>
        <w:rPr>
          <w:color w:val="000000" w:themeColor="text1"/>
          <w:lang w:val="en-US"/>
        </w:rPr>
      </w:pPr>
      <w:r>
        <w:rPr>
          <w:color w:val="000000" w:themeColor="text1"/>
          <w:lang w:val="en-US"/>
        </w:rPr>
        <w:br/>
      </w:r>
    </w:p>
    <w:p w14:paraId="53094CF9" w14:textId="3DEF23C0" w:rsidR="003C42AA" w:rsidRDefault="003C42AA">
      <w:pPr>
        <w:rPr>
          <w:lang w:val="en-US"/>
        </w:rPr>
      </w:pPr>
      <w:r>
        <w:rPr>
          <w:lang w:val="en-US"/>
        </w:rPr>
        <w:br w:type="page"/>
      </w:r>
    </w:p>
    <w:p w14:paraId="26DAE04C" w14:textId="78B1928B" w:rsidR="007C0AF1" w:rsidRPr="006D3175" w:rsidRDefault="007C0AF1" w:rsidP="00115953">
      <w:pPr>
        <w:pStyle w:val="ListParagraph"/>
        <w:numPr>
          <w:ilvl w:val="0"/>
          <w:numId w:val="40"/>
        </w:numPr>
        <w:spacing w:after="200" w:line="276" w:lineRule="auto"/>
        <w:jc w:val="both"/>
        <w:rPr>
          <w:b/>
          <w:noProof/>
          <w:lang w:val="en-US"/>
        </w:rPr>
      </w:pPr>
      <w:r w:rsidRPr="0072274C">
        <w:rPr>
          <w:b/>
          <w:noProof/>
          <w:lang w:val="en-US"/>
        </w:rPr>
        <w:lastRenderedPageBreak/>
        <w:t>Experiment recording for</w:t>
      </w:r>
      <w:r w:rsidRPr="006D3175">
        <w:rPr>
          <w:b/>
          <w:noProof/>
          <w:lang w:val="en-US"/>
        </w:rPr>
        <w:t xml:space="preserve"> Resting task</w:t>
      </w:r>
    </w:p>
    <w:tbl>
      <w:tblPr>
        <w:tblStyle w:val="TableGrid"/>
        <w:tblW w:w="10742" w:type="dxa"/>
        <w:tblInd w:w="-714" w:type="dxa"/>
        <w:tblLayout w:type="fixed"/>
        <w:tblLook w:val="04A0" w:firstRow="1" w:lastRow="0" w:firstColumn="1" w:lastColumn="0" w:noHBand="0" w:noVBand="1"/>
      </w:tblPr>
      <w:tblGrid>
        <w:gridCol w:w="2306"/>
        <w:gridCol w:w="8436"/>
      </w:tblGrid>
      <w:tr w:rsidR="007C0AF1" w:rsidRPr="000F4BA5" w14:paraId="7C733171" w14:textId="77777777" w:rsidTr="00C72ECF">
        <w:trPr>
          <w:trHeight w:val="243"/>
        </w:trPr>
        <w:tc>
          <w:tcPr>
            <w:tcW w:w="2306" w:type="dxa"/>
          </w:tcPr>
          <w:p w14:paraId="35DB9668" w14:textId="77777777" w:rsidR="007C0AF1" w:rsidRDefault="007C0AF1" w:rsidP="00C72ECF">
            <w:r>
              <w:t>What to do</w:t>
            </w:r>
          </w:p>
        </w:tc>
        <w:tc>
          <w:tcPr>
            <w:tcW w:w="8436" w:type="dxa"/>
          </w:tcPr>
          <w:p w14:paraId="4425E29B" w14:textId="77777777" w:rsidR="007C0AF1" w:rsidRPr="00A17628" w:rsidRDefault="007C0AF1" w:rsidP="00C72ECF">
            <w:pPr>
              <w:rPr>
                <w:lang w:val="en-US"/>
              </w:rPr>
            </w:pPr>
            <w:r>
              <w:rPr>
                <w:lang w:val="en-US"/>
              </w:rPr>
              <w:t>Notes</w:t>
            </w:r>
          </w:p>
        </w:tc>
      </w:tr>
      <w:tr w:rsidR="007C0AF1" w:rsidRPr="00FF7406" w14:paraId="23CAEBFF" w14:textId="77777777" w:rsidTr="007E7FC1">
        <w:trPr>
          <w:trHeight w:val="287"/>
        </w:trPr>
        <w:tc>
          <w:tcPr>
            <w:tcW w:w="2306" w:type="dxa"/>
          </w:tcPr>
          <w:p w14:paraId="6A3CB3C9" w14:textId="1A3A0B50" w:rsidR="007C0AF1" w:rsidRPr="006D3175" w:rsidRDefault="005A4E6F" w:rsidP="006D3175">
            <w:pPr>
              <w:pStyle w:val="ListParagraph"/>
              <w:numPr>
                <w:ilvl w:val="1"/>
                <w:numId w:val="25"/>
              </w:numPr>
              <w:ind w:left="744" w:hanging="568"/>
              <w:rPr>
                <w:iCs/>
                <w:color w:val="000000" w:themeColor="text1"/>
                <w:lang w:val="en-US"/>
              </w:rPr>
            </w:pPr>
            <w:r>
              <w:rPr>
                <w:iCs/>
                <w:color w:val="000000" w:themeColor="text1"/>
                <w:lang w:val="en-US"/>
              </w:rPr>
              <w:t>P</w:t>
            </w:r>
            <w:r w:rsidR="007C0AF1" w:rsidRPr="006D3175">
              <w:rPr>
                <w:iCs/>
                <w:color w:val="000000" w:themeColor="text1"/>
                <w:lang w:val="en-US"/>
              </w:rPr>
              <w:t>reparation</w:t>
            </w:r>
          </w:p>
        </w:tc>
        <w:tc>
          <w:tcPr>
            <w:tcW w:w="8436" w:type="dxa"/>
          </w:tcPr>
          <w:p w14:paraId="2CC1D9BD" w14:textId="79E49E69" w:rsidR="007C0AF1" w:rsidRPr="00DC0C08" w:rsidRDefault="008840FC" w:rsidP="007E7FC1">
            <w:pPr>
              <w:pStyle w:val="ListParagraph"/>
              <w:rPr>
                <w:lang w:val="en-US"/>
              </w:rPr>
            </w:pPr>
            <w:r w:rsidRPr="007E7FC1">
              <w:rPr>
                <w:lang w:val="en-US"/>
              </w:rPr>
              <w:t>Play instructions from experimenter computer</w:t>
            </w:r>
            <w:r w:rsidRPr="007E7FC1" w:rsidDel="008840FC">
              <w:rPr>
                <w:lang w:val="en-US"/>
              </w:rPr>
              <w:t xml:space="preserve"> </w:t>
            </w:r>
            <w:r w:rsidR="000A3A7A" w:rsidRPr="007E7FC1">
              <w:rPr>
                <w:lang w:val="en-US"/>
              </w:rPr>
              <w:t xml:space="preserve">(execute file </w:t>
            </w:r>
            <w:r w:rsidR="000A3A7A" w:rsidRPr="007E7FC1">
              <w:rPr>
                <w:iCs/>
                <w:color w:val="000000" w:themeColor="text1"/>
                <w:lang w:val="en-US"/>
              </w:rPr>
              <w:t>“D:\Experimental_scripts\*\task5_RestingState\task5_resting.ebs3</w:t>
            </w:r>
            <w:r w:rsidR="007E7FC1" w:rsidRPr="007E7FC1">
              <w:rPr>
                <w:iCs/>
                <w:color w:val="000000" w:themeColor="text1"/>
                <w:lang w:val="en-US"/>
              </w:rPr>
              <w:t xml:space="preserve">” on the </w:t>
            </w:r>
            <w:r w:rsidR="007E7FC1" w:rsidRPr="007E7FC1">
              <w:rPr>
                <w:i/>
                <w:color w:val="000000" w:themeColor="text1"/>
                <w:lang w:val="en-US"/>
              </w:rPr>
              <w:t>experimental computer</w:t>
            </w:r>
          </w:p>
        </w:tc>
      </w:tr>
      <w:tr w:rsidR="008840FC" w:rsidRPr="00FF7406" w14:paraId="02B1BBA2" w14:textId="77777777" w:rsidTr="00C72ECF">
        <w:trPr>
          <w:trHeight w:val="739"/>
        </w:trPr>
        <w:tc>
          <w:tcPr>
            <w:tcW w:w="2306" w:type="dxa"/>
          </w:tcPr>
          <w:p w14:paraId="6C4D0301" w14:textId="270DC4A2" w:rsidR="008840FC" w:rsidRDefault="008840FC" w:rsidP="006D3175">
            <w:pPr>
              <w:pStyle w:val="ListParagraph"/>
              <w:numPr>
                <w:ilvl w:val="1"/>
                <w:numId w:val="25"/>
              </w:numPr>
              <w:ind w:left="744" w:hanging="568"/>
              <w:rPr>
                <w:iCs/>
                <w:color w:val="000000" w:themeColor="text1"/>
                <w:lang w:val="en-US"/>
              </w:rPr>
            </w:pPr>
            <w:r>
              <w:rPr>
                <w:iCs/>
                <w:color w:val="000000" w:themeColor="text1"/>
                <w:lang w:val="en-US"/>
              </w:rPr>
              <w:t>Preparation EEG computer</w:t>
            </w:r>
          </w:p>
        </w:tc>
        <w:tc>
          <w:tcPr>
            <w:tcW w:w="8436" w:type="dxa"/>
          </w:tcPr>
          <w:p w14:paraId="16EAF36E" w14:textId="50AED218" w:rsidR="008840FC" w:rsidRPr="008840FC" w:rsidRDefault="008840FC" w:rsidP="008840FC">
            <w:pPr>
              <w:pStyle w:val="ListParagraph"/>
              <w:numPr>
                <w:ilvl w:val="0"/>
                <w:numId w:val="25"/>
              </w:numPr>
              <w:rPr>
                <w:lang w:val="en-US"/>
              </w:rPr>
            </w:pPr>
            <w:r w:rsidRPr="008840FC">
              <w:rPr>
                <w:lang w:val="en-US"/>
              </w:rPr>
              <w:t xml:space="preserve">Normally, ActiView is still open on the </w:t>
            </w:r>
            <w:r w:rsidRPr="008840FC">
              <w:rPr>
                <w:i/>
                <w:iCs/>
                <w:lang w:val="en-US"/>
              </w:rPr>
              <w:t>EEG computer</w:t>
            </w:r>
            <w:r w:rsidRPr="008840FC">
              <w:rPr>
                <w:lang w:val="en-US"/>
              </w:rPr>
              <w:t>. If it is not the case, repeat these steps</w:t>
            </w:r>
            <w:r w:rsidRPr="008840FC">
              <w:rPr>
                <w:lang w:val="en-US"/>
              </w:rPr>
              <w:br/>
              <w:t>Open the software “official” ActiView902 (direct path: “C:\software\Actiview\ActiView902-Win\ ActiView902-Win.exe” again</w:t>
            </w:r>
          </w:p>
          <w:p w14:paraId="4E897B3B" w14:textId="76A3CBC6" w:rsidR="008840FC" w:rsidRPr="008840FC" w:rsidRDefault="008840FC" w:rsidP="007E7FC1">
            <w:pPr>
              <w:pStyle w:val="ListParagraph"/>
              <w:numPr>
                <w:ilvl w:val="0"/>
                <w:numId w:val="25"/>
              </w:numPr>
              <w:rPr>
                <w:iCs/>
                <w:lang w:val="en-US"/>
              </w:rPr>
            </w:pPr>
            <w:r w:rsidRPr="008840FC">
              <w:rPr>
                <w:iCs/>
                <w:lang w:val="en-US"/>
              </w:rPr>
              <w:t xml:space="preserve">Load the config file by </w:t>
            </w:r>
          </w:p>
          <w:p w14:paraId="0B497016" w14:textId="77777777" w:rsidR="008840FC" w:rsidRDefault="008840FC" w:rsidP="008840FC">
            <w:pPr>
              <w:pStyle w:val="ListParagraph"/>
              <w:numPr>
                <w:ilvl w:val="2"/>
                <w:numId w:val="25"/>
              </w:numPr>
              <w:rPr>
                <w:iCs/>
                <w:lang w:val="en-US"/>
              </w:rPr>
            </w:pPr>
            <w:r>
              <w:rPr>
                <w:iCs/>
                <w:lang w:val="en-US"/>
              </w:rPr>
              <w:t>Go to the “About/Configure” tab</w:t>
            </w:r>
          </w:p>
          <w:p w14:paraId="1B5DB3D1" w14:textId="77777777" w:rsidR="008840FC" w:rsidRPr="00DC0C08" w:rsidRDefault="008840FC" w:rsidP="008840FC">
            <w:pPr>
              <w:pStyle w:val="ListParagraph"/>
              <w:numPr>
                <w:ilvl w:val="2"/>
                <w:numId w:val="25"/>
              </w:numPr>
              <w:rPr>
                <w:lang w:val="en-US"/>
              </w:rPr>
            </w:pPr>
            <w:r>
              <w:rPr>
                <w:iCs/>
                <w:lang w:val="en-US"/>
              </w:rPr>
              <w:t>Press on the button “Load Config”</w:t>
            </w:r>
          </w:p>
          <w:p w14:paraId="617939F8" w14:textId="74C818C3" w:rsidR="008840FC" w:rsidRPr="008840FC" w:rsidRDefault="008840FC" w:rsidP="007E7FC1">
            <w:pPr>
              <w:rPr>
                <w:lang w:val="en-US"/>
              </w:rPr>
            </w:pPr>
            <w:r>
              <w:rPr>
                <w:iCs/>
                <w:lang w:val="en-US"/>
              </w:rPr>
              <w:t>Select the file “Config_FNDlab_Interoception_2023.cfg”</w:t>
            </w:r>
          </w:p>
        </w:tc>
      </w:tr>
      <w:tr w:rsidR="007C0AF1" w:rsidRPr="00FF7406" w14:paraId="08B52F68" w14:textId="77777777" w:rsidTr="00C72ECF">
        <w:trPr>
          <w:trHeight w:val="739"/>
        </w:trPr>
        <w:tc>
          <w:tcPr>
            <w:tcW w:w="2306" w:type="dxa"/>
          </w:tcPr>
          <w:p w14:paraId="087AF021" w14:textId="77777777" w:rsidR="007C0AF1" w:rsidRPr="006D3175" w:rsidRDefault="007C0AF1" w:rsidP="006D3175">
            <w:pPr>
              <w:pStyle w:val="ListParagraph"/>
              <w:numPr>
                <w:ilvl w:val="1"/>
                <w:numId w:val="25"/>
              </w:numPr>
              <w:ind w:left="460"/>
              <w:rPr>
                <w:iCs/>
                <w:color w:val="000000" w:themeColor="text1"/>
                <w:lang w:val="en-US"/>
              </w:rPr>
            </w:pPr>
            <w:r w:rsidRPr="006D3175">
              <w:rPr>
                <w:iCs/>
                <w:color w:val="000000" w:themeColor="text1"/>
                <w:lang w:val="en-US"/>
              </w:rPr>
              <w:t>Resting task</w:t>
            </w:r>
          </w:p>
        </w:tc>
        <w:tc>
          <w:tcPr>
            <w:tcW w:w="8436" w:type="dxa"/>
          </w:tcPr>
          <w:p w14:paraId="6F5AD5B0" w14:textId="77777777" w:rsidR="007C0AF1" w:rsidRDefault="007C0AF1" w:rsidP="006D3175">
            <w:pPr>
              <w:pStyle w:val="ListParagraph"/>
              <w:numPr>
                <w:ilvl w:val="0"/>
                <w:numId w:val="15"/>
              </w:numPr>
              <w:rPr>
                <w:lang w:val="en-US"/>
              </w:rPr>
            </w:pPr>
            <w:r w:rsidRPr="00F4576A">
              <w:rPr>
                <w:lang w:val="en-US"/>
              </w:rPr>
              <w:t xml:space="preserve">Create </w:t>
            </w:r>
            <w:r>
              <w:rPr>
                <w:lang w:val="en-US"/>
              </w:rPr>
              <w:t>the EEG file “</w:t>
            </w:r>
            <w:r w:rsidRPr="00DF4F47">
              <w:rPr>
                <w:lang w:val="en-US"/>
              </w:rPr>
              <w:t>Interoception_</w:t>
            </w:r>
            <w:r>
              <w:rPr>
                <w:lang w:val="en-US"/>
              </w:rPr>
              <w:t>Resting</w:t>
            </w:r>
            <w:r w:rsidRPr="00DF4F47">
              <w:rPr>
                <w:lang w:val="en-US"/>
              </w:rPr>
              <w:t>_</w:t>
            </w:r>
            <w:r w:rsidRPr="008B0C19">
              <w:rPr>
                <w:i/>
                <w:iCs/>
                <w:lang w:val="en-US"/>
              </w:rPr>
              <w:t>Pcode</w:t>
            </w:r>
            <w:r w:rsidRPr="00711B68">
              <w:rPr>
                <w:lang w:val="en-US"/>
              </w:rPr>
              <w:t>_</w:t>
            </w:r>
            <w:r w:rsidRPr="008B0C19">
              <w:rPr>
                <w:i/>
                <w:iCs/>
                <w:lang w:val="en-US"/>
              </w:rPr>
              <w:t>date</w:t>
            </w:r>
            <w:r w:rsidRPr="00711B68">
              <w:rPr>
                <w:lang w:val="en-US"/>
              </w:rPr>
              <w:t>.bdf</w:t>
            </w:r>
            <w:r>
              <w:rPr>
                <w:lang w:val="en-US"/>
              </w:rPr>
              <w:t>"</w:t>
            </w:r>
            <w:r w:rsidRPr="00F830AA">
              <w:rPr>
                <w:lang w:val="en-US"/>
              </w:rPr>
              <w:t xml:space="preserve"> during instruction.</w:t>
            </w:r>
          </w:p>
          <w:p w14:paraId="0BA93907" w14:textId="4CD35739" w:rsidR="0061676F" w:rsidRDefault="0061676F" w:rsidP="006D3175">
            <w:pPr>
              <w:pStyle w:val="ListParagraph"/>
              <w:numPr>
                <w:ilvl w:val="0"/>
                <w:numId w:val="15"/>
              </w:numPr>
              <w:rPr>
                <w:lang w:val="en-US"/>
              </w:rPr>
            </w:pPr>
            <w:r>
              <w:rPr>
                <w:lang w:val="en-US"/>
              </w:rPr>
              <w:t xml:space="preserve">Close the light and the store </w:t>
            </w:r>
            <w:r w:rsidR="00071FAA">
              <w:rPr>
                <w:lang w:val="en-US"/>
              </w:rPr>
              <w:t xml:space="preserve">to </w:t>
            </w:r>
            <w:r>
              <w:rPr>
                <w:lang w:val="en-US"/>
              </w:rPr>
              <w:t>75%</w:t>
            </w:r>
          </w:p>
          <w:p w14:paraId="29155061" w14:textId="2ADC4F59" w:rsidR="00F40733" w:rsidRPr="0061676F" w:rsidRDefault="00F40733" w:rsidP="006D3175">
            <w:pPr>
              <w:pStyle w:val="ListParagraph"/>
              <w:numPr>
                <w:ilvl w:val="0"/>
                <w:numId w:val="15"/>
              </w:numPr>
              <w:rPr>
                <w:lang w:val="en-US"/>
              </w:rPr>
            </w:pPr>
            <w:r>
              <w:rPr>
                <w:lang w:val="en-US"/>
              </w:rPr>
              <w:t>Make sure the fixation cross is on the participant’s screen</w:t>
            </w:r>
          </w:p>
          <w:p w14:paraId="0AC4A785" w14:textId="67527BD2" w:rsidR="007C0AF1" w:rsidRDefault="007C0AF1" w:rsidP="006D3175">
            <w:pPr>
              <w:pStyle w:val="ListParagraph"/>
              <w:numPr>
                <w:ilvl w:val="0"/>
                <w:numId w:val="15"/>
              </w:numPr>
              <w:rPr>
                <w:lang w:val="en-US"/>
              </w:rPr>
            </w:pPr>
            <w:r>
              <w:rPr>
                <w:lang w:val="en-US"/>
              </w:rPr>
              <w:t xml:space="preserve">Start </w:t>
            </w:r>
            <w:r w:rsidRPr="00F830AA">
              <w:rPr>
                <w:lang w:val="en-US"/>
              </w:rPr>
              <w:t xml:space="preserve">the recording when </w:t>
            </w:r>
            <w:r w:rsidR="00F40733">
              <w:rPr>
                <w:lang w:val="en-US"/>
              </w:rPr>
              <w:t>participant</w:t>
            </w:r>
            <w:r w:rsidR="00F40733" w:rsidRPr="00F830AA">
              <w:rPr>
                <w:lang w:val="en-US"/>
              </w:rPr>
              <w:t xml:space="preserve"> </w:t>
            </w:r>
            <w:r w:rsidRPr="00F830AA">
              <w:rPr>
                <w:lang w:val="en-US"/>
              </w:rPr>
              <w:t>is ready to start</w:t>
            </w:r>
            <w:r>
              <w:rPr>
                <w:lang w:val="en-US"/>
              </w:rPr>
              <w:t xml:space="preserve">. </w:t>
            </w:r>
          </w:p>
          <w:p w14:paraId="355B400E" w14:textId="5EE4C02C" w:rsidR="00F40733" w:rsidRPr="00FD515F" w:rsidRDefault="007C0AF1" w:rsidP="00FD515F">
            <w:pPr>
              <w:pStyle w:val="ListParagraph"/>
              <w:numPr>
                <w:ilvl w:val="0"/>
                <w:numId w:val="15"/>
              </w:numPr>
              <w:rPr>
                <w:lang w:val="en-US"/>
              </w:rPr>
            </w:pPr>
            <w:r>
              <w:rPr>
                <w:lang w:val="en-US"/>
              </w:rPr>
              <w:t>Stop the recording when experiment is finished.</w:t>
            </w:r>
          </w:p>
        </w:tc>
      </w:tr>
    </w:tbl>
    <w:p w14:paraId="2ECF13F5" w14:textId="71813002" w:rsidR="00CF2E16" w:rsidRDefault="00CF2E16">
      <w:pPr>
        <w:rPr>
          <w:lang w:val="en-US"/>
        </w:rPr>
      </w:pPr>
    </w:p>
    <w:p w14:paraId="339DF093" w14:textId="549629AD" w:rsidR="00E90F27" w:rsidRPr="0072274C" w:rsidRDefault="006D3175" w:rsidP="00E90F27">
      <w:pPr>
        <w:rPr>
          <w:b/>
          <w:bCs/>
          <w:lang w:val="en-US"/>
        </w:rPr>
      </w:pPr>
      <w:r>
        <w:rPr>
          <w:b/>
          <w:bCs/>
          <w:noProof/>
          <w:lang w:val="en-US"/>
        </w:rPr>
        <w:t>8</w:t>
      </w:r>
      <w:r w:rsidR="00E90F27" w:rsidRPr="0072274C">
        <w:rPr>
          <w:b/>
          <w:bCs/>
          <w:noProof/>
          <w:lang w:val="en-US"/>
        </w:rPr>
        <w:t>.</w:t>
      </w:r>
      <w:r w:rsidR="00E90F27">
        <w:rPr>
          <w:b/>
          <w:noProof/>
          <w:lang w:val="en-US"/>
        </w:rPr>
        <w:t xml:space="preserve"> Cleaning and data saving</w:t>
      </w:r>
    </w:p>
    <w:tbl>
      <w:tblPr>
        <w:tblStyle w:val="TableGrid"/>
        <w:tblW w:w="10742" w:type="dxa"/>
        <w:tblInd w:w="-714" w:type="dxa"/>
        <w:tblLayout w:type="fixed"/>
        <w:tblLook w:val="04A0" w:firstRow="1" w:lastRow="0" w:firstColumn="1" w:lastColumn="0" w:noHBand="0" w:noVBand="1"/>
      </w:tblPr>
      <w:tblGrid>
        <w:gridCol w:w="2306"/>
        <w:gridCol w:w="8436"/>
      </w:tblGrid>
      <w:tr w:rsidR="00E90F27" w:rsidRPr="000F4BA5" w14:paraId="40560B2B" w14:textId="77777777" w:rsidTr="00C72ECF">
        <w:trPr>
          <w:trHeight w:val="243"/>
        </w:trPr>
        <w:tc>
          <w:tcPr>
            <w:tcW w:w="2306" w:type="dxa"/>
          </w:tcPr>
          <w:p w14:paraId="4D22FC43" w14:textId="77777777" w:rsidR="00E90F27" w:rsidRDefault="00E90F27" w:rsidP="00C72ECF">
            <w:r>
              <w:t>What to do</w:t>
            </w:r>
          </w:p>
        </w:tc>
        <w:tc>
          <w:tcPr>
            <w:tcW w:w="8436" w:type="dxa"/>
          </w:tcPr>
          <w:p w14:paraId="52346D68" w14:textId="77777777" w:rsidR="00E90F27" w:rsidRPr="00A17628" w:rsidRDefault="00E90F27" w:rsidP="00C72ECF">
            <w:pPr>
              <w:rPr>
                <w:lang w:val="en-US"/>
              </w:rPr>
            </w:pPr>
            <w:r>
              <w:rPr>
                <w:lang w:val="en-US"/>
              </w:rPr>
              <w:t>Notes</w:t>
            </w:r>
          </w:p>
        </w:tc>
      </w:tr>
      <w:tr w:rsidR="00E90F27" w:rsidRPr="00FF7406" w14:paraId="6C3CEAE8" w14:textId="77777777" w:rsidTr="00C72ECF">
        <w:trPr>
          <w:trHeight w:val="739"/>
        </w:trPr>
        <w:tc>
          <w:tcPr>
            <w:tcW w:w="2306" w:type="dxa"/>
          </w:tcPr>
          <w:p w14:paraId="3FF74909" w14:textId="5B9DF75A" w:rsidR="00E90F27" w:rsidRPr="006D3175" w:rsidRDefault="00E90F27" w:rsidP="00115953">
            <w:pPr>
              <w:pStyle w:val="ListParagraph"/>
              <w:numPr>
                <w:ilvl w:val="1"/>
                <w:numId w:val="40"/>
              </w:numPr>
              <w:ind w:left="460" w:hanging="460"/>
              <w:rPr>
                <w:iCs/>
                <w:color w:val="000000" w:themeColor="text1"/>
                <w:lang w:val="en-US"/>
              </w:rPr>
            </w:pPr>
            <w:r w:rsidRPr="006D3175">
              <w:rPr>
                <w:iCs/>
                <w:color w:val="000000" w:themeColor="text1"/>
                <w:lang w:val="en-US"/>
              </w:rPr>
              <w:t>Preparation</w:t>
            </w:r>
          </w:p>
        </w:tc>
        <w:tc>
          <w:tcPr>
            <w:tcW w:w="8436" w:type="dxa"/>
          </w:tcPr>
          <w:p w14:paraId="62979506" w14:textId="2916701F" w:rsidR="00E90F27" w:rsidRPr="00E90F27" w:rsidRDefault="00E90F27" w:rsidP="00E90F27">
            <w:pPr>
              <w:rPr>
                <w:lang w:val="en-US"/>
              </w:rPr>
            </w:pPr>
            <w:r w:rsidRPr="00E90F27">
              <w:rPr>
                <w:lang w:val="en-US"/>
              </w:rPr>
              <w:t xml:space="preserve">Clean </w:t>
            </w:r>
            <w:r>
              <w:rPr>
                <w:lang w:val="en-US"/>
              </w:rPr>
              <w:t>the equipment as explain in the document “SOP_EEG.docx”</w:t>
            </w:r>
          </w:p>
        </w:tc>
      </w:tr>
      <w:tr w:rsidR="008250C3" w:rsidRPr="00EE301A" w14:paraId="3CF614CB" w14:textId="77777777" w:rsidTr="00C72ECF">
        <w:trPr>
          <w:trHeight w:val="739"/>
        </w:trPr>
        <w:tc>
          <w:tcPr>
            <w:tcW w:w="2306" w:type="dxa"/>
          </w:tcPr>
          <w:p w14:paraId="6B7624C5" w14:textId="097DDCEC" w:rsidR="008250C3" w:rsidRPr="006D3175" w:rsidRDefault="008250C3" w:rsidP="00115953">
            <w:pPr>
              <w:pStyle w:val="ListParagraph"/>
              <w:numPr>
                <w:ilvl w:val="1"/>
                <w:numId w:val="40"/>
              </w:numPr>
              <w:ind w:left="460" w:hanging="460"/>
              <w:rPr>
                <w:iCs/>
                <w:color w:val="000000" w:themeColor="text1"/>
                <w:lang w:val="en-US"/>
              </w:rPr>
            </w:pPr>
            <w:r w:rsidRPr="006D3175">
              <w:rPr>
                <w:iCs/>
                <w:color w:val="000000" w:themeColor="text1"/>
                <w:lang w:val="en-US"/>
              </w:rPr>
              <w:t>Generate the result file for HBT task</w:t>
            </w:r>
          </w:p>
        </w:tc>
        <w:tc>
          <w:tcPr>
            <w:tcW w:w="8436" w:type="dxa"/>
          </w:tcPr>
          <w:p w14:paraId="3098E627" w14:textId="772D7846" w:rsidR="008250C3" w:rsidRPr="00466258" w:rsidRDefault="008250C3" w:rsidP="006D3175">
            <w:pPr>
              <w:pStyle w:val="ListParagraph"/>
              <w:numPr>
                <w:ilvl w:val="0"/>
                <w:numId w:val="24"/>
              </w:numPr>
              <w:rPr>
                <w:iCs/>
                <w:color w:val="000000" w:themeColor="text1"/>
                <w:lang w:val="en-US"/>
              </w:rPr>
            </w:pPr>
            <w:r>
              <w:rPr>
                <w:iCs/>
                <w:color w:val="000000" w:themeColor="text1"/>
                <w:lang w:val="en-US"/>
              </w:rPr>
              <w:t>Restore the Matlab windows and e</w:t>
            </w:r>
            <w:r w:rsidRPr="00BB6C5B">
              <w:rPr>
                <w:iCs/>
                <w:color w:val="000000" w:themeColor="text1"/>
                <w:lang w:val="en-US"/>
              </w:rPr>
              <w:t>xecute the script “</w:t>
            </w:r>
            <w:r w:rsidRPr="00DC0C08">
              <w:rPr>
                <w:iCs/>
                <w:lang w:val="en-US"/>
              </w:rPr>
              <w:t>HBT_automatic_processing.m</w:t>
            </w:r>
            <w:r>
              <w:rPr>
                <w:iCs/>
                <w:lang w:val="en-US"/>
              </w:rPr>
              <w:t>”</w:t>
            </w:r>
            <w:r>
              <w:rPr>
                <w:iCs/>
                <w:color w:val="000000" w:themeColor="text1"/>
                <w:lang w:val="en-US"/>
              </w:rPr>
              <w:t xml:space="preserve"> on the </w:t>
            </w:r>
            <w:r w:rsidRPr="008250C3">
              <w:rPr>
                <w:i/>
                <w:color w:val="000000" w:themeColor="text1"/>
                <w:lang w:val="en-US"/>
              </w:rPr>
              <w:t>Experimental computer</w:t>
            </w:r>
            <w:r>
              <w:rPr>
                <w:iCs/>
                <w:color w:val="000000" w:themeColor="text1"/>
                <w:lang w:val="en-US"/>
              </w:rPr>
              <w:t xml:space="preserve">: </w:t>
            </w:r>
          </w:p>
          <w:p w14:paraId="74C241A7" w14:textId="77777777" w:rsidR="008250C3" w:rsidRDefault="008250C3" w:rsidP="006D3175">
            <w:pPr>
              <w:pStyle w:val="ListParagraph"/>
              <w:numPr>
                <w:ilvl w:val="1"/>
                <w:numId w:val="24"/>
              </w:numPr>
              <w:rPr>
                <w:iCs/>
                <w:color w:val="000000" w:themeColor="text1"/>
                <w:lang w:val="en-US"/>
              </w:rPr>
            </w:pPr>
            <w:r>
              <w:rPr>
                <w:iCs/>
                <w:color w:val="000000" w:themeColor="text1"/>
                <w:lang w:val="en-US"/>
              </w:rPr>
              <w:t>On the first Dialog box of Matlab, chose “</w:t>
            </w:r>
            <w:r w:rsidRPr="00F77A76">
              <w:rPr>
                <w:b/>
                <w:bCs/>
                <w:iCs/>
                <w:color w:val="000000" w:themeColor="text1"/>
                <w:lang w:val="en-US"/>
              </w:rPr>
              <w:t>Change Directory</w:t>
            </w:r>
            <w:r>
              <w:rPr>
                <w:iCs/>
                <w:color w:val="000000" w:themeColor="text1"/>
                <w:lang w:val="en-US"/>
              </w:rPr>
              <w:t>”</w:t>
            </w:r>
          </w:p>
          <w:p w14:paraId="5B5D9B8D" w14:textId="3E20A1CA" w:rsidR="008250C3" w:rsidRDefault="008250C3" w:rsidP="006D3175">
            <w:pPr>
              <w:pStyle w:val="ListParagraph"/>
              <w:numPr>
                <w:ilvl w:val="1"/>
                <w:numId w:val="24"/>
              </w:numPr>
              <w:rPr>
                <w:iCs/>
                <w:color w:val="000000" w:themeColor="text1"/>
                <w:lang w:val="en-US"/>
              </w:rPr>
            </w:pPr>
            <w:r>
              <w:rPr>
                <w:iCs/>
                <w:color w:val="000000" w:themeColor="text1"/>
                <w:lang w:val="en-US"/>
              </w:rPr>
              <w:t xml:space="preserve">Select the EEG recording file of the </w:t>
            </w:r>
            <w:r w:rsidR="00F40733">
              <w:rPr>
                <w:iCs/>
                <w:color w:val="000000" w:themeColor="text1"/>
                <w:lang w:val="en-US"/>
              </w:rPr>
              <w:t xml:space="preserve">participant </w:t>
            </w:r>
            <w:r>
              <w:rPr>
                <w:iCs/>
                <w:color w:val="000000" w:themeColor="text1"/>
                <w:lang w:val="en-US"/>
              </w:rPr>
              <w:t>for the HBT experiment (</w:t>
            </w:r>
            <w:r w:rsidRPr="00F41C4F">
              <w:rPr>
                <w:iCs/>
                <w:color w:val="000000" w:themeColor="text1"/>
                <w:lang w:val="en-US"/>
              </w:rPr>
              <w:t>Interoception_H</w:t>
            </w:r>
            <w:r>
              <w:rPr>
                <w:iCs/>
                <w:color w:val="000000" w:themeColor="text1"/>
                <w:lang w:val="en-US"/>
              </w:rPr>
              <w:t>BT</w:t>
            </w:r>
            <w:r w:rsidRPr="00F41C4F">
              <w:rPr>
                <w:iCs/>
                <w:color w:val="000000" w:themeColor="text1"/>
                <w:lang w:val="en-US"/>
              </w:rPr>
              <w:t>_</w:t>
            </w:r>
            <w:r>
              <w:rPr>
                <w:iCs/>
                <w:color w:val="000000" w:themeColor="text1"/>
                <w:lang w:val="en-US"/>
              </w:rPr>
              <w:t>*</w:t>
            </w:r>
            <w:r w:rsidRPr="00F41C4F">
              <w:rPr>
                <w:iCs/>
                <w:color w:val="000000" w:themeColor="text1"/>
                <w:lang w:val="en-US"/>
              </w:rPr>
              <w:t>.bdf</w:t>
            </w:r>
            <w:r>
              <w:rPr>
                <w:iCs/>
                <w:color w:val="000000" w:themeColor="text1"/>
                <w:lang w:val="en-US"/>
              </w:rPr>
              <w:t>)</w:t>
            </w:r>
          </w:p>
          <w:p w14:paraId="022EF01B" w14:textId="2F707D95" w:rsidR="008250C3" w:rsidRPr="008250C3" w:rsidRDefault="008250C3" w:rsidP="006D3175">
            <w:pPr>
              <w:pStyle w:val="ListParagraph"/>
              <w:numPr>
                <w:ilvl w:val="1"/>
                <w:numId w:val="24"/>
              </w:numPr>
              <w:rPr>
                <w:iCs/>
                <w:color w:val="000000" w:themeColor="text1"/>
                <w:lang w:val="en-US"/>
              </w:rPr>
            </w:pPr>
            <w:r>
              <w:rPr>
                <w:iCs/>
                <w:color w:val="000000" w:themeColor="text1"/>
                <w:lang w:val="en-US"/>
              </w:rPr>
              <w:t xml:space="preserve">Enter the Pcode of the </w:t>
            </w:r>
            <w:r w:rsidR="00F40733">
              <w:rPr>
                <w:iCs/>
                <w:color w:val="000000" w:themeColor="text1"/>
                <w:lang w:val="en-US"/>
              </w:rPr>
              <w:t xml:space="preserve">participant </w:t>
            </w:r>
            <w:r>
              <w:rPr>
                <w:iCs/>
                <w:color w:val="000000" w:themeColor="text1"/>
                <w:lang w:val="en-US"/>
              </w:rPr>
              <w:t>(e.g. P998)</w:t>
            </w:r>
          </w:p>
          <w:p w14:paraId="5DBDE072" w14:textId="77777777" w:rsidR="008250C3" w:rsidRDefault="008250C3" w:rsidP="006D3175">
            <w:pPr>
              <w:pStyle w:val="ListParagraph"/>
              <w:numPr>
                <w:ilvl w:val="1"/>
                <w:numId w:val="24"/>
              </w:numPr>
              <w:rPr>
                <w:iCs/>
                <w:color w:val="000000" w:themeColor="text1"/>
                <w:lang w:val="en-US"/>
              </w:rPr>
            </w:pPr>
            <w:r>
              <w:rPr>
                <w:iCs/>
                <w:color w:val="000000" w:themeColor="text1"/>
                <w:lang w:val="en-US"/>
              </w:rPr>
              <w:t>Wait until the message busy disappear at the bottom-left of the Maltab command windows</w:t>
            </w:r>
            <w:r>
              <w:rPr>
                <w:iCs/>
                <w:color w:val="000000" w:themeColor="text1"/>
                <w:lang w:val="en-US"/>
              </w:rPr>
              <w:br/>
            </w:r>
            <w:r>
              <w:rPr>
                <w:noProof/>
                <w:lang w:val="en-US"/>
              </w:rPr>
              <w:drawing>
                <wp:inline distT="0" distB="0" distL="0" distR="0" wp14:anchorId="296B602D" wp14:editId="175571AC">
                  <wp:extent cx="809625" cy="276225"/>
                  <wp:effectExtent l="0" t="0" r="9525"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
                          <a:srcRect t="59722"/>
                          <a:stretch/>
                        </pic:blipFill>
                        <pic:spPr bwMode="auto">
                          <a:xfrm>
                            <a:off x="0" y="0"/>
                            <a:ext cx="809625" cy="276225"/>
                          </a:xfrm>
                          <a:prstGeom prst="rect">
                            <a:avLst/>
                          </a:prstGeom>
                          <a:ln>
                            <a:noFill/>
                          </a:ln>
                          <a:extLst>
                            <a:ext uri="{53640926-AAD7-44D8-BBD7-CCE9431645EC}">
                              <a14:shadowObscured xmlns:a14="http://schemas.microsoft.com/office/drawing/2010/main"/>
                            </a:ext>
                          </a:extLst>
                        </pic:spPr>
                      </pic:pic>
                    </a:graphicData>
                  </a:graphic>
                </wp:inline>
              </w:drawing>
            </w:r>
          </w:p>
          <w:p w14:paraId="59768ABA" w14:textId="77777777" w:rsidR="008250C3" w:rsidRDefault="00CF2E16" w:rsidP="00E90F27">
            <w:pPr>
              <w:rPr>
                <w:lang w:val="en-US"/>
              </w:rPr>
            </w:pPr>
            <w:r>
              <w:rPr>
                <w:lang w:val="en-US"/>
              </w:rPr>
              <w:t>Open the result file “</w:t>
            </w:r>
            <w:r w:rsidRPr="00CF2E16">
              <w:rPr>
                <w:lang w:val="en-US"/>
              </w:rPr>
              <w:t>HBT_Results_</w:t>
            </w:r>
            <w:r>
              <w:rPr>
                <w:lang w:val="en-US"/>
              </w:rPr>
              <w:t>P*</w:t>
            </w:r>
            <w:r w:rsidRPr="00CF2E16">
              <w:rPr>
                <w:lang w:val="en-US"/>
              </w:rPr>
              <w:t>.txt</w:t>
            </w:r>
            <w:r>
              <w:rPr>
                <w:lang w:val="en-US"/>
              </w:rPr>
              <w:t>”in the same folder as the eeg data and show it to the experimenter in order he can fill the REDCAP</w:t>
            </w:r>
          </w:p>
          <w:p w14:paraId="2E6D94E6" w14:textId="20A658F1" w:rsidR="00CF2E16" w:rsidRPr="00E90F27" w:rsidRDefault="00CF2E16" w:rsidP="00E90F27">
            <w:pPr>
              <w:rPr>
                <w:lang w:val="en-US"/>
              </w:rPr>
            </w:pPr>
            <w:r>
              <w:rPr>
                <w:noProof/>
                <w:lang w:val="en-US"/>
              </w:rPr>
              <w:drawing>
                <wp:inline distT="0" distB="0" distL="0" distR="0" wp14:anchorId="28AEE534" wp14:editId="5D59AD4B">
                  <wp:extent cx="3971925" cy="1825056"/>
                  <wp:effectExtent l="0" t="0" r="0" b="381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980487" cy="1828990"/>
                          </a:xfrm>
                          <a:prstGeom prst="rect">
                            <a:avLst/>
                          </a:prstGeom>
                        </pic:spPr>
                      </pic:pic>
                    </a:graphicData>
                  </a:graphic>
                </wp:inline>
              </w:drawing>
            </w:r>
          </w:p>
        </w:tc>
      </w:tr>
      <w:tr w:rsidR="00E90F27" w:rsidRPr="00FF7406" w14:paraId="1F732511" w14:textId="77777777" w:rsidTr="00C72ECF">
        <w:trPr>
          <w:trHeight w:val="739"/>
        </w:trPr>
        <w:tc>
          <w:tcPr>
            <w:tcW w:w="2306" w:type="dxa"/>
          </w:tcPr>
          <w:p w14:paraId="780CBD6A" w14:textId="69818C58" w:rsidR="00E90F27" w:rsidRPr="006D3175" w:rsidRDefault="00E90F27" w:rsidP="00115953">
            <w:pPr>
              <w:pStyle w:val="ListParagraph"/>
              <w:numPr>
                <w:ilvl w:val="1"/>
                <w:numId w:val="40"/>
              </w:numPr>
              <w:ind w:left="460" w:hanging="460"/>
              <w:rPr>
                <w:iCs/>
                <w:color w:val="000000" w:themeColor="text1"/>
                <w:lang w:val="en-US"/>
              </w:rPr>
            </w:pPr>
            <w:r w:rsidRPr="006D3175">
              <w:rPr>
                <w:iCs/>
                <w:color w:val="000000" w:themeColor="text1"/>
                <w:lang w:val="en-US"/>
              </w:rPr>
              <w:lastRenderedPageBreak/>
              <w:t>Backup the data</w:t>
            </w:r>
          </w:p>
        </w:tc>
        <w:tc>
          <w:tcPr>
            <w:tcW w:w="8436" w:type="dxa"/>
          </w:tcPr>
          <w:p w14:paraId="65504030" w14:textId="4321F7AC" w:rsidR="00E90F27" w:rsidRPr="00E90F27" w:rsidRDefault="00E90F27" w:rsidP="006D3175">
            <w:pPr>
              <w:pStyle w:val="ListParagraph"/>
              <w:numPr>
                <w:ilvl w:val="0"/>
                <w:numId w:val="23"/>
              </w:numPr>
              <w:rPr>
                <w:lang w:val="en-US"/>
              </w:rPr>
            </w:pPr>
            <w:r w:rsidRPr="00E90F27">
              <w:rPr>
                <w:lang w:val="en-US"/>
              </w:rPr>
              <w:t xml:space="preserve">Connect an USB memory on the </w:t>
            </w:r>
            <w:r w:rsidRPr="008250C3">
              <w:rPr>
                <w:i/>
                <w:iCs/>
                <w:lang w:val="en-US"/>
              </w:rPr>
              <w:t>EEG computer</w:t>
            </w:r>
            <w:r w:rsidRPr="00E90F27">
              <w:rPr>
                <w:lang w:val="en-US"/>
              </w:rPr>
              <w:t xml:space="preserve"> and copy the </w:t>
            </w:r>
            <w:r w:rsidR="00F40733">
              <w:rPr>
                <w:lang w:val="en-US"/>
              </w:rPr>
              <w:t>participant’s</w:t>
            </w:r>
            <w:r w:rsidR="00F40733" w:rsidRPr="00E90F27">
              <w:rPr>
                <w:lang w:val="en-US"/>
              </w:rPr>
              <w:t xml:space="preserve"> </w:t>
            </w:r>
            <w:r w:rsidRPr="00E90F27">
              <w:rPr>
                <w:lang w:val="en-US"/>
              </w:rPr>
              <w:t>folder created in “C:\EEG_data\FND_lab\Project_Interoception_2023”</w:t>
            </w:r>
          </w:p>
          <w:p w14:paraId="52BB6846" w14:textId="26832722" w:rsidR="00E90F27" w:rsidRDefault="00E90F27" w:rsidP="006D3175">
            <w:pPr>
              <w:pStyle w:val="ListParagraph"/>
              <w:numPr>
                <w:ilvl w:val="0"/>
                <w:numId w:val="23"/>
              </w:numPr>
              <w:rPr>
                <w:lang w:val="en-US"/>
              </w:rPr>
            </w:pPr>
            <w:r w:rsidRPr="00E90F27">
              <w:rPr>
                <w:lang w:val="en-US"/>
              </w:rPr>
              <w:t xml:space="preserve">Connect the USB memory on the </w:t>
            </w:r>
            <w:r w:rsidRPr="008250C3">
              <w:rPr>
                <w:i/>
                <w:iCs/>
                <w:lang w:val="en-US"/>
              </w:rPr>
              <w:t>Experimental computer</w:t>
            </w:r>
            <w:r w:rsidR="00A4135D">
              <w:rPr>
                <w:i/>
                <w:iCs/>
                <w:lang w:val="en-US"/>
              </w:rPr>
              <w:t xml:space="preserve"> </w:t>
            </w:r>
            <w:r w:rsidR="00A4135D">
              <w:rPr>
                <w:lang w:val="en-US"/>
              </w:rPr>
              <w:t>and copy the data into the folder “</w:t>
            </w:r>
            <w:r w:rsidR="00A4135D" w:rsidRPr="0041497F">
              <w:rPr>
                <w:lang w:val="en-US"/>
              </w:rPr>
              <w:t>D:\Experimental_scripts\projet_interoception_2023\data</w:t>
            </w:r>
            <w:r w:rsidR="00A4135D">
              <w:rPr>
                <w:lang w:val="en-US"/>
              </w:rPr>
              <w:t>”</w:t>
            </w:r>
          </w:p>
          <w:p w14:paraId="6BA509FC" w14:textId="37E1C450" w:rsidR="00A4135D" w:rsidRPr="00E90F27" w:rsidRDefault="00A4135D" w:rsidP="006D3175">
            <w:pPr>
              <w:pStyle w:val="ListParagraph"/>
              <w:numPr>
                <w:ilvl w:val="0"/>
                <w:numId w:val="23"/>
              </w:numPr>
              <w:rPr>
                <w:lang w:val="en-US"/>
              </w:rPr>
            </w:pPr>
            <w:r>
              <w:rPr>
                <w:lang w:val="en-US"/>
              </w:rPr>
              <w:t>Reorganize th</w:t>
            </w:r>
            <w:r w:rsidR="00950AAA">
              <w:rPr>
                <w:lang w:val="en-US"/>
              </w:rPr>
              <w:t>is</w:t>
            </w:r>
            <w:r>
              <w:rPr>
                <w:lang w:val="en-US"/>
              </w:rPr>
              <w:t xml:space="preserve"> data folder to have one folder for each task</w:t>
            </w:r>
          </w:p>
          <w:p w14:paraId="6BA86055" w14:textId="77777777" w:rsidR="00950AAA" w:rsidRDefault="00A4135D" w:rsidP="006D3175">
            <w:pPr>
              <w:pStyle w:val="ListParagraph"/>
              <w:numPr>
                <w:ilvl w:val="0"/>
                <w:numId w:val="23"/>
              </w:numPr>
              <w:rPr>
                <w:lang w:val="en-US"/>
              </w:rPr>
            </w:pPr>
            <w:r>
              <w:rPr>
                <w:lang w:val="en-US"/>
              </w:rPr>
              <w:t xml:space="preserve">On the </w:t>
            </w:r>
            <w:r w:rsidRPr="00950AAA">
              <w:rPr>
                <w:i/>
                <w:iCs/>
                <w:lang w:val="en-US"/>
              </w:rPr>
              <w:t>Experimental computer</w:t>
            </w:r>
            <w:r>
              <w:rPr>
                <w:lang w:val="en-US"/>
              </w:rPr>
              <w:t xml:space="preserve">, you are going to move the E-prime results file in the data folder. </w:t>
            </w:r>
          </w:p>
          <w:p w14:paraId="37243313" w14:textId="25A3EC90" w:rsidR="00950AAA" w:rsidRDefault="00950AAA" w:rsidP="006D3175">
            <w:pPr>
              <w:pStyle w:val="ListParagraph"/>
              <w:numPr>
                <w:ilvl w:val="1"/>
                <w:numId w:val="23"/>
              </w:numPr>
              <w:rPr>
                <w:lang w:val="en-US"/>
              </w:rPr>
            </w:pPr>
            <w:r>
              <w:rPr>
                <w:lang w:val="en-US"/>
              </w:rPr>
              <w:t>Folder “Task1_RRST”, go to the subfolder “task/RRS_3-0/data”, find the results file which contain the Pcode and move it in the main data folder.</w:t>
            </w:r>
          </w:p>
          <w:p w14:paraId="1F109C27" w14:textId="77777777" w:rsidR="00950AAA" w:rsidRDefault="00950AAA" w:rsidP="006D3175">
            <w:pPr>
              <w:pStyle w:val="ListParagraph"/>
              <w:numPr>
                <w:ilvl w:val="1"/>
                <w:numId w:val="23"/>
              </w:numPr>
              <w:rPr>
                <w:lang w:val="en-US"/>
              </w:rPr>
            </w:pPr>
            <w:r>
              <w:rPr>
                <w:lang w:val="en-US"/>
              </w:rPr>
              <w:t>Folder “Task2_HBT”, move the files which contain the Pcode in their name to the main data folder</w:t>
            </w:r>
          </w:p>
          <w:p w14:paraId="3DA07C45" w14:textId="57359ECD" w:rsidR="00950AAA" w:rsidRDefault="00950AAA" w:rsidP="006D3175">
            <w:pPr>
              <w:pStyle w:val="ListParagraph"/>
              <w:numPr>
                <w:ilvl w:val="1"/>
                <w:numId w:val="23"/>
              </w:numPr>
              <w:rPr>
                <w:lang w:val="en-US"/>
              </w:rPr>
            </w:pPr>
            <w:r>
              <w:rPr>
                <w:lang w:val="en-US"/>
              </w:rPr>
              <w:t xml:space="preserve"> Folder “Task3_HEP”, move the files which contain the Pcode in their name to the main data folder</w:t>
            </w:r>
          </w:p>
          <w:p w14:paraId="3F19FEAE" w14:textId="282F72DE" w:rsidR="00950AAA" w:rsidRDefault="00950AAA" w:rsidP="006D3175">
            <w:pPr>
              <w:pStyle w:val="ListParagraph"/>
              <w:numPr>
                <w:ilvl w:val="1"/>
                <w:numId w:val="23"/>
              </w:numPr>
              <w:rPr>
                <w:lang w:val="en-US"/>
              </w:rPr>
            </w:pPr>
            <w:r>
              <w:rPr>
                <w:lang w:val="en-US"/>
              </w:rPr>
              <w:t>Folder “Task4_CAS”, move the files which contain the Pcode in their name to the main data folder</w:t>
            </w:r>
          </w:p>
          <w:p w14:paraId="37100BEA" w14:textId="0063AA26" w:rsidR="00950AAA" w:rsidRPr="00950AAA" w:rsidRDefault="00950AAA" w:rsidP="006D3175">
            <w:pPr>
              <w:pStyle w:val="ListParagraph"/>
              <w:numPr>
                <w:ilvl w:val="1"/>
                <w:numId w:val="23"/>
              </w:numPr>
              <w:rPr>
                <w:lang w:val="en-US"/>
              </w:rPr>
            </w:pPr>
            <w:r>
              <w:rPr>
                <w:lang w:val="en-US"/>
              </w:rPr>
              <w:t>Folder “Task5_Resting”, move the files which contain the Pcode in their name to the main data folder</w:t>
            </w:r>
          </w:p>
          <w:p w14:paraId="33F5B379" w14:textId="71779B86" w:rsidR="002C65F2" w:rsidRDefault="00950AAA" w:rsidP="006D3175">
            <w:pPr>
              <w:pStyle w:val="ListParagraph"/>
              <w:numPr>
                <w:ilvl w:val="0"/>
                <w:numId w:val="23"/>
              </w:numPr>
              <w:rPr>
                <w:lang w:val="en-US"/>
              </w:rPr>
            </w:pPr>
            <w:r>
              <w:rPr>
                <w:lang w:val="en-US"/>
              </w:rPr>
              <w:t>Connect yourself on the FND server (</w:t>
            </w:r>
            <w:r w:rsidRPr="007E7FC1">
              <w:rPr>
                <w:lang w:val="en-US"/>
              </w:rPr>
              <w:t>\\bigdata\Science\Med\NMS_Aybek</w:t>
            </w:r>
            <w:r>
              <w:rPr>
                <w:lang w:val="en-US"/>
              </w:rPr>
              <w:t>). You will need to enter your unifr login</w:t>
            </w:r>
            <w:r w:rsidR="002C65F2">
              <w:rPr>
                <w:lang w:val="en-US"/>
              </w:rPr>
              <w:t xml:space="preserve"> in this way: </w:t>
            </w:r>
          </w:p>
          <w:p w14:paraId="21EA5920" w14:textId="03DD2897" w:rsidR="00E90F27" w:rsidRDefault="002C65F2" w:rsidP="002C65F2">
            <w:pPr>
              <w:pStyle w:val="ListParagraph"/>
              <w:rPr>
                <w:lang w:val="en-US"/>
              </w:rPr>
            </w:pPr>
            <w:r w:rsidRPr="002C65F2">
              <w:rPr>
                <w:i/>
                <w:iCs/>
                <w:lang w:val="en-US"/>
              </w:rPr>
              <w:t>User</w:t>
            </w:r>
            <w:r>
              <w:rPr>
                <w:lang w:val="en-US"/>
              </w:rPr>
              <w:t>: unifr\username</w:t>
            </w:r>
            <w:r>
              <w:rPr>
                <w:lang w:val="en-US"/>
              </w:rPr>
              <w:br/>
            </w:r>
            <w:r w:rsidRPr="002C65F2">
              <w:rPr>
                <w:i/>
                <w:iCs/>
                <w:lang w:val="en-US"/>
              </w:rPr>
              <w:t>Password</w:t>
            </w:r>
            <w:r>
              <w:rPr>
                <w:lang w:val="en-US"/>
              </w:rPr>
              <w:t>: Your UNIFR password</w:t>
            </w:r>
            <w:r w:rsidR="00950AAA">
              <w:rPr>
                <w:lang w:val="en-US"/>
              </w:rPr>
              <w:t xml:space="preserve">. </w:t>
            </w:r>
          </w:p>
          <w:p w14:paraId="46F77C94" w14:textId="1870B0B3" w:rsidR="00950AAA" w:rsidRPr="004D6236" w:rsidRDefault="00950AAA" w:rsidP="006D3175">
            <w:pPr>
              <w:pStyle w:val="ListParagraph"/>
              <w:numPr>
                <w:ilvl w:val="0"/>
                <w:numId w:val="23"/>
              </w:numPr>
              <w:rPr>
                <w:lang w:val="en-US"/>
              </w:rPr>
            </w:pPr>
            <w:r>
              <w:rPr>
                <w:lang w:val="en-US"/>
              </w:rPr>
              <w:t xml:space="preserve">Copy the data </w:t>
            </w:r>
            <w:r w:rsidR="00F40733">
              <w:rPr>
                <w:lang w:val="en-US"/>
              </w:rPr>
              <w:t xml:space="preserve">participant’s </w:t>
            </w:r>
            <w:r>
              <w:rPr>
                <w:lang w:val="en-US"/>
              </w:rPr>
              <w:t>folder on the server at the location “*</w:t>
            </w:r>
            <w:r w:rsidRPr="00950AAA">
              <w:rPr>
                <w:lang w:val="en-US"/>
              </w:rPr>
              <w:t>\Experiments\Original Results\27 - Interoception\</w:t>
            </w:r>
            <w:r>
              <w:rPr>
                <w:lang w:val="en-US"/>
              </w:rPr>
              <w:t>” on the server</w:t>
            </w:r>
          </w:p>
        </w:tc>
      </w:tr>
    </w:tbl>
    <w:p w14:paraId="6A88685F" w14:textId="0969651C" w:rsidR="007C0AF1" w:rsidRDefault="007C0AF1">
      <w:pPr>
        <w:rPr>
          <w:lang w:val="en-US"/>
        </w:rPr>
      </w:pPr>
    </w:p>
    <w:sectPr w:rsidR="007C0AF1">
      <w:headerReference w:type="default" r:id="rId41"/>
      <w:footerReference w:type="default" r:id="rId42"/>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373" w:author="STOFFEL Natascha" w:date="2024-04-16T09:37:00Z" w:initials="MOU">
    <w:p w14:paraId="62531CE4" w14:textId="77777777" w:rsidR="007649B7" w:rsidRPr="00621CEC" w:rsidRDefault="007649B7" w:rsidP="00827F39">
      <w:pPr>
        <w:rPr>
          <w:lang w:val="en-US"/>
        </w:rPr>
      </w:pPr>
      <w:r>
        <w:rPr>
          <w:rStyle w:val="CommentReference"/>
        </w:rPr>
        <w:annotationRef/>
      </w:r>
      <w:r w:rsidRPr="00621CEC">
        <w:rPr>
          <w:color w:val="000000"/>
          <w:sz w:val="20"/>
          <w:szCs w:val="20"/>
          <w:lang w:val="en-US"/>
        </w:rPr>
        <w:t>True? It can’t be 4.3, this doesn’t make sense</w:t>
      </w:r>
    </w:p>
  </w:comment>
  <w:comment w:id="374" w:author="MOUTHON Michael" w:date="2024-04-16T11:23:00Z" w:initials="MM">
    <w:p w14:paraId="1A9FF43F" w14:textId="77777777" w:rsidR="007649B7" w:rsidRPr="00621CEC" w:rsidRDefault="007649B7" w:rsidP="00820F26">
      <w:pPr>
        <w:pStyle w:val="CommentText"/>
        <w:rPr>
          <w:lang w:val="en-US"/>
        </w:rPr>
      </w:pPr>
      <w:r>
        <w:rPr>
          <w:rStyle w:val="CommentReference"/>
        </w:rPr>
        <w:annotationRef/>
      </w:r>
      <w:r w:rsidRPr="00621CEC">
        <w:rPr>
          <w:lang w:val="en-US"/>
        </w:rPr>
        <w:t>You right, it is 6.4 now (no automatique update of the field)</w:t>
      </w:r>
    </w:p>
  </w:comment>
  <w:comment w:id="378" w:author="STOFFEL Natascha" w:date="2024-04-11T12:24:00Z" w:initials="MOU">
    <w:p w14:paraId="60BAD265" w14:textId="42274777" w:rsidR="007649B7" w:rsidRPr="00621CEC" w:rsidRDefault="007649B7" w:rsidP="00A60A09">
      <w:pPr>
        <w:rPr>
          <w:lang w:val="en-US"/>
        </w:rPr>
      </w:pPr>
      <w:r>
        <w:rPr>
          <w:rStyle w:val="CommentReference"/>
        </w:rPr>
        <w:annotationRef/>
      </w:r>
      <w:r w:rsidRPr="00621CEC">
        <w:rPr>
          <w:color w:val="000000"/>
          <w:sz w:val="20"/>
          <w:szCs w:val="20"/>
          <w:lang w:val="en-US"/>
        </w:rPr>
        <w:t>To be done only for sync? But for both rounds separately, or is it then „saved“?</w:t>
      </w:r>
    </w:p>
  </w:comment>
  <w:comment w:id="379" w:author="MOUTHON Michael" w:date="2024-04-16T11:25:00Z" w:initials="MM">
    <w:p w14:paraId="7A5A5915" w14:textId="77777777" w:rsidR="007649B7" w:rsidRPr="00621CEC" w:rsidRDefault="007649B7" w:rsidP="00820F26">
      <w:pPr>
        <w:pStyle w:val="CommentText"/>
        <w:rPr>
          <w:lang w:val="en-US"/>
        </w:rPr>
      </w:pPr>
      <w:r>
        <w:rPr>
          <w:rStyle w:val="CommentReference"/>
        </w:rPr>
        <w:annotationRef/>
      </w:r>
      <w:r w:rsidRPr="00621CEC">
        <w:rPr>
          <w:lang w:val="en-US"/>
        </w:rPr>
        <w:t>The change will be store in memory of the application. So need to be done only once (if you don’t close completely the app)</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62531CE4" w15:done="0"/>
  <w15:commentEx w15:paraId="1A9FF43F" w15:paraIdParent="62531CE4" w15:done="0"/>
  <w15:commentEx w15:paraId="60BAD265" w15:done="0"/>
  <w15:commentEx w15:paraId="7A5A5915" w15:paraIdParent="60BAD26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54504836" w16cex:dateUtc="2024-04-16T07:37:00Z"/>
  <w16cex:commentExtensible w16cex:durableId="79412C00" w16cex:dateUtc="2024-04-16T09:23:00Z"/>
  <w16cex:commentExtensible w16cex:durableId="6105C758" w16cex:dateUtc="2024-04-11T10:24:00Z"/>
  <w16cex:commentExtensible w16cex:durableId="79518A93" w16cex:dateUtc="2024-04-16T09:2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2531CE4" w16cid:durableId="54504836"/>
  <w16cid:commentId w16cid:paraId="1A9FF43F" w16cid:durableId="79412C00"/>
  <w16cid:commentId w16cid:paraId="60BAD265" w16cid:durableId="6105C758"/>
  <w16cid:commentId w16cid:paraId="7A5A5915" w16cid:durableId="79518A93"/>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F337E65" w14:textId="77777777" w:rsidR="00DD7F2F" w:rsidRDefault="00DD7F2F" w:rsidP="002B63A7">
      <w:pPr>
        <w:spacing w:after="0" w:line="240" w:lineRule="auto"/>
      </w:pPr>
      <w:r>
        <w:separator/>
      </w:r>
    </w:p>
  </w:endnote>
  <w:endnote w:type="continuationSeparator" w:id="0">
    <w:p w14:paraId="412D6CD2" w14:textId="77777777" w:rsidR="00DD7F2F" w:rsidRDefault="00DD7F2F" w:rsidP="002B63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jaVuSansCondensed">
    <w:altName w:val="Calibri"/>
    <w:panose1 w:val="00000000000000000000"/>
    <w:charset w:val="00"/>
    <w:family w:val="auto"/>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69962123"/>
      <w:docPartObj>
        <w:docPartGallery w:val="Page Numbers (Bottom of Page)"/>
        <w:docPartUnique/>
      </w:docPartObj>
    </w:sdtPr>
    <w:sdtEndPr>
      <w:rPr>
        <w:noProof/>
      </w:rPr>
    </w:sdtEndPr>
    <w:sdtContent>
      <w:p w14:paraId="750297B2" w14:textId="4BE357FC" w:rsidR="007649B7" w:rsidRDefault="007649B7">
        <w:pPr>
          <w:pStyle w:val="Footer"/>
          <w:jc w:val="center"/>
        </w:pPr>
        <w:r>
          <w:fldChar w:fldCharType="begin"/>
        </w:r>
        <w:r>
          <w:instrText xml:space="preserve"> PAGE   \* MERGEFORMAT </w:instrText>
        </w:r>
        <w:r>
          <w:fldChar w:fldCharType="separate"/>
        </w:r>
        <w:r w:rsidR="00FF7406">
          <w:rPr>
            <w:noProof/>
          </w:rPr>
          <w:t>16</w:t>
        </w:r>
        <w:r>
          <w:rPr>
            <w:noProof/>
          </w:rPr>
          <w:fldChar w:fldCharType="end"/>
        </w:r>
      </w:p>
    </w:sdtContent>
  </w:sdt>
  <w:p w14:paraId="6D4C4E2C" w14:textId="77777777" w:rsidR="007649B7" w:rsidRDefault="007649B7">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9C4293A" w14:textId="77777777" w:rsidR="00DD7F2F" w:rsidRDefault="00DD7F2F" w:rsidP="002B63A7">
      <w:pPr>
        <w:spacing w:after="0" w:line="240" w:lineRule="auto"/>
      </w:pPr>
      <w:r>
        <w:separator/>
      </w:r>
    </w:p>
  </w:footnote>
  <w:footnote w:type="continuationSeparator" w:id="0">
    <w:p w14:paraId="34168560" w14:textId="77777777" w:rsidR="00DD7F2F" w:rsidRDefault="00DD7F2F" w:rsidP="002B63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41ED3F" w14:textId="3B63FCEE" w:rsidR="007649B7" w:rsidRPr="00724509" w:rsidRDefault="007649B7" w:rsidP="002B63A7">
    <w:pPr>
      <w:pStyle w:val="Header"/>
      <w:ind w:left="-426"/>
      <w:rPr>
        <w:rFonts w:ascii="DejaVuSansCondensed" w:hAnsi="DejaVuSansCondensed" w:cs="Arial"/>
        <w:sz w:val="21"/>
        <w:szCs w:val="20"/>
        <w:lang w:val="en-US"/>
      </w:rPr>
    </w:pPr>
    <w:bookmarkStart w:id="399" w:name="_Hlk148508959"/>
    <w:bookmarkStart w:id="400" w:name="_Hlk148514523"/>
    <w:bookmarkStart w:id="401" w:name="_Hlk148514524"/>
    <w:r>
      <w:rPr>
        <w:noProof/>
        <w:lang w:val="en-US"/>
      </w:rPr>
      <w:drawing>
        <wp:anchor distT="0" distB="0" distL="114300" distR="114300" simplePos="0" relativeHeight="251660288" behindDoc="1" locked="0" layoutInCell="1" allowOverlap="1" wp14:anchorId="75B92769" wp14:editId="4CB9412B">
          <wp:simplePos x="0" y="0"/>
          <wp:positionH relativeFrom="margin">
            <wp:align>right</wp:align>
          </wp:positionH>
          <wp:positionV relativeFrom="paragraph">
            <wp:posOffset>-226060</wp:posOffset>
          </wp:positionV>
          <wp:extent cx="933450" cy="636905"/>
          <wp:effectExtent l="0" t="0" r="0" b="0"/>
          <wp:wrapTight wrapText="bothSides">
            <wp:wrapPolygon edited="0">
              <wp:start x="0" y="0"/>
              <wp:lineTo x="0" y="20674"/>
              <wp:lineTo x="19837" y="20674"/>
              <wp:lineTo x="21159" y="18090"/>
              <wp:lineTo x="21159" y="15505"/>
              <wp:lineTo x="3527" y="10337"/>
              <wp:lineTo x="5290" y="10337"/>
              <wp:lineTo x="8816" y="3230"/>
              <wp:lineTo x="8376" y="0"/>
              <wp:lineTo x="0" y="0"/>
            </wp:wrapPolygon>
          </wp:wrapTight>
          <wp:docPr id="1" name="Grafik 1"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descr="A black background with white text&#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933450" cy="636905"/>
                  </a:xfrm>
                  <a:prstGeom prst="rect">
                    <a:avLst/>
                  </a:prstGeom>
                </pic:spPr>
              </pic:pic>
            </a:graphicData>
          </a:graphic>
          <wp14:sizeRelH relativeFrom="margin">
            <wp14:pctWidth>0</wp14:pctWidth>
          </wp14:sizeRelH>
          <wp14:sizeRelV relativeFrom="margin">
            <wp14:pctHeight>0</wp14:pctHeight>
          </wp14:sizeRelV>
        </wp:anchor>
      </w:drawing>
    </w:r>
    <w:del w:id="402" w:author="Michael Mouthon" w:date="2025-03-20T10:16:00Z">
      <w:r w:rsidRPr="00724509" w:rsidDel="00621CEC">
        <w:rPr>
          <w:rFonts w:ascii="DejaVuSansCondensed" w:hAnsi="DejaVuSansCondensed" w:cs="Arial"/>
          <w:sz w:val="17"/>
          <w:szCs w:val="18"/>
          <w:lang w:val="en-US"/>
        </w:rPr>
        <w:delText>The Role of Oxytocin and Interoception in Functional Neurological Disorders</w:delText>
      </w:r>
    </w:del>
    <w:ins w:id="403" w:author="Michael Mouthon" w:date="2025-03-20T10:16:00Z">
      <w:r>
        <w:rPr>
          <w:rFonts w:ascii="DejaVuSansCondensed" w:hAnsi="DejaVuSansCondensed" w:cs="Arial"/>
          <w:sz w:val="17"/>
          <w:szCs w:val="18"/>
          <w:lang w:val="en-US"/>
        </w:rPr>
        <w:t xml:space="preserve">Understanding the mechanisms </w:t>
      </w:r>
    </w:ins>
    <w:ins w:id="404" w:author="Michael Mouthon" w:date="2025-03-20T10:17:00Z">
      <w:r>
        <w:rPr>
          <w:rFonts w:ascii="DejaVuSansCondensed" w:hAnsi="DejaVuSansCondensed" w:cs="Arial"/>
          <w:sz w:val="17"/>
          <w:szCs w:val="18"/>
          <w:lang w:val="en-US"/>
        </w:rPr>
        <w:t>underlying FND agency and multisensorial</w:t>
      </w:r>
    </w:ins>
    <w:r w:rsidRPr="00724509">
      <w:rPr>
        <w:rFonts w:ascii="DejaVuSansCondensed" w:hAnsi="DejaVuSansCondensed" w:cs="Arial"/>
        <w:sz w:val="17"/>
        <w:szCs w:val="18"/>
        <w:lang w:val="en-US"/>
      </w:rPr>
      <w:t xml:space="preserve"> </w:t>
    </w:r>
    <w:ins w:id="405" w:author="Michael Mouthon" w:date="2025-03-20T10:18:00Z">
      <w:r>
        <w:rPr>
          <w:rFonts w:ascii="DejaVuSansCondensed" w:hAnsi="DejaVuSansCondensed" w:cs="Arial"/>
          <w:sz w:val="17"/>
          <w:szCs w:val="18"/>
          <w:lang w:val="en-US"/>
        </w:rPr>
        <w:t>integration</w:t>
      </w:r>
    </w:ins>
    <w:r w:rsidRPr="00724509">
      <w:rPr>
        <w:rFonts w:ascii="DejaVuSansCondensed" w:hAnsi="DejaVuSansCondensed" w:cs="Arial"/>
        <w:sz w:val="17"/>
        <w:szCs w:val="18"/>
        <w:lang w:val="en-US"/>
      </w:rPr>
      <w:t>(202</w:t>
    </w:r>
    <w:ins w:id="406" w:author="Michael Mouthon" w:date="2025-03-20T10:17:00Z">
      <w:r>
        <w:rPr>
          <w:rFonts w:ascii="DejaVuSansCondensed" w:hAnsi="DejaVuSansCondensed" w:cs="Arial"/>
          <w:sz w:val="17"/>
          <w:szCs w:val="18"/>
          <w:lang w:val="en-US"/>
        </w:rPr>
        <w:t>4</w:t>
      </w:r>
    </w:ins>
    <w:del w:id="407" w:author="Michael Mouthon" w:date="2025-03-20T10:17:00Z">
      <w:r w:rsidRPr="00724509" w:rsidDel="00621CEC">
        <w:rPr>
          <w:rFonts w:ascii="DejaVuSansCondensed" w:hAnsi="DejaVuSansCondensed" w:cs="Arial"/>
          <w:sz w:val="17"/>
          <w:szCs w:val="18"/>
          <w:lang w:val="en-US"/>
        </w:rPr>
        <w:delText>3</w:delText>
      </w:r>
    </w:del>
    <w:r w:rsidRPr="00724509">
      <w:rPr>
        <w:rFonts w:ascii="DejaVuSansCondensed" w:hAnsi="DejaVuSansCondensed" w:cs="Arial"/>
        <w:sz w:val="17"/>
        <w:szCs w:val="18"/>
        <w:lang w:val="en-US"/>
      </w:rPr>
      <w:t>-</w:t>
    </w:r>
    <w:del w:id="408" w:author="Michael Mouthon" w:date="2025-03-20T10:18:00Z">
      <w:r w:rsidRPr="00724509" w:rsidDel="00621CEC">
        <w:rPr>
          <w:rFonts w:ascii="DejaVuSansCondensed" w:hAnsi="DejaVuSansCondensed" w:cs="Arial"/>
          <w:sz w:val="17"/>
          <w:szCs w:val="18"/>
          <w:lang w:val="en-US"/>
        </w:rPr>
        <w:delText>00469</w:delText>
      </w:r>
    </w:del>
    <w:ins w:id="409" w:author="Michael Mouthon" w:date="2025-03-20T10:18:00Z">
      <w:r>
        <w:rPr>
          <w:rFonts w:ascii="DejaVuSansCondensed" w:hAnsi="DejaVuSansCondensed" w:cs="Arial"/>
          <w:sz w:val="17"/>
          <w:szCs w:val="18"/>
          <w:lang w:val="en-US"/>
        </w:rPr>
        <w:t>02585</w:t>
      </w:r>
    </w:ins>
    <w:r w:rsidRPr="00724509">
      <w:rPr>
        <w:rFonts w:ascii="DejaVuSansCondensed" w:hAnsi="DejaVuSansCondensed" w:cs="Arial"/>
        <w:sz w:val="17"/>
        <w:szCs w:val="18"/>
        <w:lang w:val="en-US"/>
      </w:rPr>
      <w:t>)</w:t>
    </w:r>
    <w:r w:rsidRPr="00724509">
      <w:rPr>
        <w:rFonts w:ascii="DejaVuSansCondensed" w:hAnsi="DejaVuSansCondensed" w:cs="Arial"/>
        <w:sz w:val="21"/>
        <w:szCs w:val="20"/>
        <w:lang w:val="en-US"/>
      </w:rPr>
      <w:t xml:space="preserve"> </w:t>
    </w:r>
  </w:p>
  <w:p w14:paraId="016B481C" w14:textId="7D54DB0A" w:rsidR="007649B7" w:rsidRDefault="007649B7" w:rsidP="002B63A7">
    <w:pPr>
      <w:pStyle w:val="Header"/>
      <w:ind w:left="-426"/>
      <w:rPr>
        <w:rFonts w:ascii="DejaVuSansCondensed" w:hAnsi="DejaVuSansCondensed" w:cs="Arial"/>
        <w:sz w:val="19"/>
        <w:szCs w:val="19"/>
        <w:lang w:val="en-US"/>
      </w:rPr>
    </w:pPr>
    <w:del w:id="410" w:author="Michael Mouthon" w:date="2025-03-20T10:14:00Z">
      <w:r w:rsidDel="00621CEC">
        <w:rPr>
          <w:noProof/>
          <w:lang w:val="en-US"/>
        </w:rPr>
        <w:drawing>
          <wp:anchor distT="0" distB="0" distL="114300" distR="114300" simplePos="0" relativeHeight="251659264" behindDoc="0" locked="0" layoutInCell="1" allowOverlap="1" wp14:anchorId="720A4E29" wp14:editId="2C502BBE">
            <wp:simplePos x="0" y="0"/>
            <wp:positionH relativeFrom="column">
              <wp:posOffset>4793615</wp:posOffset>
            </wp:positionH>
            <wp:positionV relativeFrom="paragraph">
              <wp:posOffset>-347980</wp:posOffset>
            </wp:positionV>
            <wp:extent cx="1821815" cy="615315"/>
            <wp:effectExtent l="0" t="0" r="6985" b="0"/>
            <wp:wrapThrough wrapText="bothSides">
              <wp:wrapPolygon edited="0">
                <wp:start x="0" y="0"/>
                <wp:lineTo x="0" y="5350"/>
                <wp:lineTo x="1807" y="10700"/>
                <wp:lineTo x="1807" y="20731"/>
                <wp:lineTo x="18069" y="20731"/>
                <wp:lineTo x="21457" y="17387"/>
                <wp:lineTo x="21457" y="14043"/>
                <wp:lineTo x="17391" y="10700"/>
                <wp:lineTo x="18747" y="6019"/>
                <wp:lineTo x="17166" y="2006"/>
                <wp:lineTo x="2259" y="0"/>
                <wp:lineTo x="0" y="0"/>
              </wp:wrapPolygon>
            </wp:wrapThrough>
            <wp:docPr id="2" name="Grafik 2" descr="A black background with green and grey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fik 2" descr="A black background with green and grey text&#10;&#10;Description automatically generate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1815" cy="615315"/>
                    </a:xfrm>
                    <a:prstGeom prst="rect">
                      <a:avLst/>
                    </a:prstGeom>
                    <a:noFill/>
                  </pic:spPr>
                </pic:pic>
              </a:graphicData>
            </a:graphic>
            <wp14:sizeRelH relativeFrom="margin">
              <wp14:pctWidth>0</wp14:pctWidth>
            </wp14:sizeRelH>
            <wp14:sizeRelV relativeFrom="margin">
              <wp14:pctHeight>0</wp14:pctHeight>
            </wp14:sizeRelV>
          </wp:anchor>
        </w:drawing>
      </w:r>
    </w:del>
    <w:r>
      <w:rPr>
        <w:lang w:val="en-US"/>
      </w:rPr>
      <w:t>SOP_Operator</w:t>
    </w:r>
    <w:ins w:id="411" w:author="Michael Mouthon" w:date="2025-03-20T10:15:00Z">
      <w:r>
        <w:rPr>
          <w:lang w:val="en-US"/>
        </w:rPr>
        <w:t xml:space="preserve"> for FBA tasks</w:t>
      </w:r>
    </w:ins>
    <w:r>
      <w:rPr>
        <w:lang w:val="en-US"/>
      </w:rPr>
      <w:t xml:space="preserve">, </w:t>
    </w:r>
    <w:ins w:id="412" w:author="Michael Mouthon" w:date="2025-03-20T10:15:00Z">
      <w:r>
        <w:rPr>
          <w:lang w:val="en-US"/>
        </w:rPr>
        <w:t>20</w:t>
      </w:r>
    </w:ins>
    <w:del w:id="413" w:author="Michael Mouthon" w:date="2025-03-20T10:15:00Z">
      <w:r w:rsidDel="00621CEC">
        <w:rPr>
          <w:lang w:val="en-US"/>
        </w:rPr>
        <w:delText>1</w:delText>
      </w:r>
    </w:del>
    <w:ins w:id="414" w:author="STOFFEL Natascha" w:date="2024-04-16T09:23:00Z">
      <w:del w:id="415" w:author="Michael Mouthon" w:date="2025-03-20T10:15:00Z">
        <w:r w:rsidDel="00621CEC">
          <w:rPr>
            <w:lang w:val="en-US"/>
          </w:rPr>
          <w:delText>6</w:delText>
        </w:r>
      </w:del>
    </w:ins>
    <w:del w:id="416" w:author="STOFFEL Natascha" w:date="2024-04-16T09:23:00Z">
      <w:r w:rsidDel="00115953">
        <w:rPr>
          <w:lang w:val="en-US"/>
        </w:rPr>
        <w:delText>5</w:delText>
      </w:r>
    </w:del>
    <w:r>
      <w:rPr>
        <w:lang w:val="en-US"/>
      </w:rPr>
      <w:t>.0</w:t>
    </w:r>
    <w:ins w:id="417" w:author="Michael Mouthon" w:date="2025-03-20T10:15:00Z">
      <w:r>
        <w:rPr>
          <w:lang w:val="en-US"/>
        </w:rPr>
        <w:t>3</w:t>
      </w:r>
    </w:ins>
    <w:del w:id="418" w:author="Michael Mouthon" w:date="2025-03-20T10:15:00Z">
      <w:r w:rsidDel="00621CEC">
        <w:rPr>
          <w:lang w:val="en-US"/>
        </w:rPr>
        <w:delText>4</w:delText>
      </w:r>
    </w:del>
    <w:r>
      <w:rPr>
        <w:lang w:val="en-US"/>
      </w:rPr>
      <w:t>.202</w:t>
    </w:r>
    <w:ins w:id="419" w:author="Michael Mouthon" w:date="2025-03-20T10:15:00Z">
      <w:r>
        <w:rPr>
          <w:lang w:val="en-US"/>
        </w:rPr>
        <w:t>5</w:t>
      </w:r>
    </w:ins>
    <w:del w:id="420" w:author="Michael Mouthon" w:date="2025-03-20T10:15:00Z">
      <w:r w:rsidDel="00621CEC">
        <w:rPr>
          <w:lang w:val="en-US"/>
        </w:rPr>
        <w:delText>4</w:delText>
      </w:r>
    </w:del>
    <w:r>
      <w:rPr>
        <w:rFonts w:ascii="DejaVuSansCondensed" w:hAnsi="DejaVuSansCondensed" w:cs="Arial"/>
        <w:sz w:val="19"/>
        <w:szCs w:val="19"/>
        <w:lang w:val="en-US"/>
      </w:rPr>
      <w:tab/>
    </w:r>
  </w:p>
  <w:bookmarkEnd w:id="399"/>
  <w:p w14:paraId="0BBA0868" w14:textId="77777777" w:rsidR="007649B7" w:rsidRPr="00CF0751" w:rsidRDefault="007649B7" w:rsidP="002B63A7">
    <w:pPr>
      <w:pStyle w:val="Header"/>
      <w:rPr>
        <w:lang w:val="en-US"/>
      </w:rPr>
    </w:pPr>
  </w:p>
  <w:bookmarkEnd w:id="400"/>
  <w:bookmarkEnd w:id="401"/>
  <w:p w14:paraId="7D345B32" w14:textId="77777777" w:rsidR="007649B7" w:rsidRPr="00621CEC" w:rsidRDefault="007649B7">
    <w:pPr>
      <w:rPr>
        <w:lang w:val="en-US"/>
        <w:rPrChange w:id="421" w:author="Michael Mouthon" w:date="2025-03-20T10:15:00Z">
          <w:rPr/>
        </w:rPrChange>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7209E0"/>
    <w:multiLevelType w:val="hybridMultilevel"/>
    <w:tmpl w:val="FDEC1454"/>
    <w:lvl w:ilvl="0" w:tplc="100C0017">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FD5F4A"/>
    <w:multiLevelType w:val="hybridMultilevel"/>
    <w:tmpl w:val="23E21FFC"/>
    <w:lvl w:ilvl="0" w:tplc="100C0017">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3EC13CC"/>
    <w:multiLevelType w:val="hybridMultilevel"/>
    <w:tmpl w:val="47E8EDBE"/>
    <w:lvl w:ilvl="0" w:tplc="100C0017">
      <w:start w:val="1"/>
      <w:numFmt w:val="lowerLetter"/>
      <w:lvlText w:val="%1)"/>
      <w:lvlJc w:val="left"/>
      <w:pPr>
        <w:ind w:left="720" w:hanging="360"/>
      </w:pPr>
      <w:rPr>
        <w:rFonts w:hint="default"/>
      </w:rPr>
    </w:lvl>
    <w:lvl w:ilvl="1" w:tplc="100C0019">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3" w15:restartNumberingAfterBreak="0">
    <w:nsid w:val="05EF5DBB"/>
    <w:multiLevelType w:val="hybridMultilevel"/>
    <w:tmpl w:val="AA3C5758"/>
    <w:lvl w:ilvl="0" w:tplc="100C0017">
      <w:start w:val="1"/>
      <w:numFmt w:val="lowerLetter"/>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4" w15:restartNumberingAfterBreak="0">
    <w:nsid w:val="0B0853D9"/>
    <w:multiLevelType w:val="multilevel"/>
    <w:tmpl w:val="2D5A49EE"/>
    <w:lvl w:ilvl="0">
      <w:start w:val="4"/>
      <w:numFmt w:val="none"/>
      <w:lvlText w:val="7.1"/>
      <w:lvlJc w:val="left"/>
      <w:pPr>
        <w:ind w:left="360" w:hanging="360"/>
      </w:pPr>
      <w:rPr>
        <w:rFonts w:hint="default"/>
      </w:rPr>
    </w:lvl>
    <w:lvl w:ilvl="1">
      <w:start w:val="1"/>
      <w:numFmt w:val="decimal"/>
      <w:lvlText w:val="6.%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1D5166A6"/>
    <w:multiLevelType w:val="hybridMultilevel"/>
    <w:tmpl w:val="CF403F40"/>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1E40332C"/>
    <w:multiLevelType w:val="hybridMultilevel"/>
    <w:tmpl w:val="B66003A6"/>
    <w:lvl w:ilvl="0" w:tplc="04070017">
      <w:start w:val="1"/>
      <w:numFmt w:val="lowerLetter"/>
      <w:lvlText w:val="%1)"/>
      <w:lvlJc w:val="left"/>
      <w:pPr>
        <w:ind w:left="1080" w:hanging="360"/>
      </w:p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7" w15:restartNumberingAfterBreak="0">
    <w:nsid w:val="1FEA15E8"/>
    <w:multiLevelType w:val="hybridMultilevel"/>
    <w:tmpl w:val="AC88639C"/>
    <w:lvl w:ilvl="0" w:tplc="100C0017">
      <w:start w:val="1"/>
      <w:numFmt w:val="lowerLetter"/>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8" w15:restartNumberingAfterBreak="0">
    <w:nsid w:val="20E07C33"/>
    <w:multiLevelType w:val="hybridMultilevel"/>
    <w:tmpl w:val="037E512E"/>
    <w:lvl w:ilvl="0" w:tplc="100C0017">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2FF401E6">
      <w:start w:val="1"/>
      <w:numFmt w:val="upperLetter"/>
      <w:lvlText w:val="%4)"/>
      <w:lvlJc w:val="left"/>
      <w:pPr>
        <w:ind w:left="2880" w:hanging="360"/>
      </w:pPr>
      <w:rPr>
        <w:rFonts w:hint="default"/>
      </w:rPr>
    </w:lvl>
    <w:lvl w:ilvl="4" w:tplc="DF88FDC8">
      <w:start w:val="1"/>
      <w:numFmt w:val="bullet"/>
      <w:lvlText w:val="-"/>
      <w:lvlJc w:val="left"/>
      <w:pPr>
        <w:ind w:left="3600" w:hanging="360"/>
      </w:pPr>
      <w:rPr>
        <w:rFonts w:ascii="Calibri" w:eastAsiaTheme="minorHAnsi" w:hAnsi="Calibri" w:cs="Calibri"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6315F93"/>
    <w:multiLevelType w:val="hybridMultilevel"/>
    <w:tmpl w:val="FB92B540"/>
    <w:lvl w:ilvl="0" w:tplc="100C0017">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29BF3273"/>
    <w:multiLevelType w:val="hybridMultilevel"/>
    <w:tmpl w:val="32EABACA"/>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1" w15:restartNumberingAfterBreak="0">
    <w:nsid w:val="2AC75104"/>
    <w:multiLevelType w:val="hybridMultilevel"/>
    <w:tmpl w:val="F460955E"/>
    <w:lvl w:ilvl="0" w:tplc="7D382DB6">
      <w:numFmt w:val="bullet"/>
      <w:lvlText w:val="-"/>
      <w:lvlJc w:val="left"/>
      <w:pPr>
        <w:ind w:left="720" w:hanging="360"/>
      </w:pPr>
      <w:rPr>
        <w:rFonts w:ascii="Calibri" w:eastAsiaTheme="minorHAnsi" w:hAnsi="Calibri" w:cs="Calibr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2" w15:restartNumberingAfterBreak="0">
    <w:nsid w:val="2BCB57ED"/>
    <w:multiLevelType w:val="hybridMultilevel"/>
    <w:tmpl w:val="FAAE7878"/>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C8C39B2"/>
    <w:multiLevelType w:val="multilevel"/>
    <w:tmpl w:val="6BD8CD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4" w15:restartNumberingAfterBreak="0">
    <w:nsid w:val="2E9F4816"/>
    <w:multiLevelType w:val="hybridMultilevel"/>
    <w:tmpl w:val="6074A8BC"/>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5" w15:restartNumberingAfterBreak="0">
    <w:nsid w:val="31DB5CC1"/>
    <w:multiLevelType w:val="hybridMultilevel"/>
    <w:tmpl w:val="5922C03E"/>
    <w:lvl w:ilvl="0" w:tplc="38441764">
      <w:numFmt w:val="bullet"/>
      <w:lvlText w:val="-"/>
      <w:lvlJc w:val="left"/>
      <w:pPr>
        <w:ind w:left="720" w:hanging="360"/>
      </w:pPr>
      <w:rPr>
        <w:rFonts w:ascii="Times New Roman" w:eastAsiaTheme="minorHAnsi"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34E2776A"/>
    <w:multiLevelType w:val="hybridMultilevel"/>
    <w:tmpl w:val="E82A3578"/>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7" w15:restartNumberingAfterBreak="0">
    <w:nsid w:val="374D45BC"/>
    <w:multiLevelType w:val="hybridMultilevel"/>
    <w:tmpl w:val="0B9A53EE"/>
    <w:lvl w:ilvl="0" w:tplc="100C0017">
      <w:start w:val="1"/>
      <w:numFmt w:val="lowerLetter"/>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18" w15:restartNumberingAfterBreak="0">
    <w:nsid w:val="37FD14BE"/>
    <w:multiLevelType w:val="multilevel"/>
    <w:tmpl w:val="068222E8"/>
    <w:lvl w:ilvl="0">
      <w:start w:val="4"/>
      <w:numFmt w:val="none"/>
      <w:lvlText w:val="7.1"/>
      <w:lvlJc w:val="left"/>
      <w:pPr>
        <w:ind w:left="360" w:hanging="360"/>
      </w:pPr>
      <w:rPr>
        <w:rFonts w:hint="default"/>
      </w:rPr>
    </w:lvl>
    <w:lvl w:ilvl="1">
      <w:start w:val="1"/>
      <w:numFmt w:val="decimal"/>
      <w:lvlText w:val="8.%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38EF5774"/>
    <w:multiLevelType w:val="multilevel"/>
    <w:tmpl w:val="465EFAA8"/>
    <w:lvl w:ilvl="0">
      <w:start w:val="1"/>
      <w:numFmt w:val="lowerLetter"/>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0" w15:restartNumberingAfterBreak="0">
    <w:nsid w:val="3AE52B0C"/>
    <w:multiLevelType w:val="hybridMultilevel"/>
    <w:tmpl w:val="40B0EA8E"/>
    <w:lvl w:ilvl="0" w:tplc="100C0017">
      <w:start w:val="1"/>
      <w:numFmt w:val="lowerLetter"/>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21" w15:restartNumberingAfterBreak="0">
    <w:nsid w:val="3AEC3A4D"/>
    <w:multiLevelType w:val="hybridMultilevel"/>
    <w:tmpl w:val="939E7D1A"/>
    <w:lvl w:ilvl="0" w:tplc="100C0017">
      <w:start w:val="1"/>
      <w:numFmt w:val="lowerLetter"/>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22" w15:restartNumberingAfterBreak="0">
    <w:nsid w:val="455C1FC2"/>
    <w:multiLevelType w:val="hybridMultilevel"/>
    <w:tmpl w:val="3FDA0EF4"/>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4563188B"/>
    <w:multiLevelType w:val="hybridMultilevel"/>
    <w:tmpl w:val="BA76BAD6"/>
    <w:lvl w:ilvl="0" w:tplc="100C0017">
      <w:start w:val="1"/>
      <w:numFmt w:val="lowerLetter"/>
      <w:lvlText w:val="%1)"/>
      <w:lvlJc w:val="left"/>
      <w:pPr>
        <w:ind w:left="720" w:hanging="360"/>
      </w:pPr>
      <w:rPr>
        <w:rFonts w:hint="default"/>
      </w:rPr>
    </w:lvl>
    <w:lvl w:ilvl="1" w:tplc="100C0019">
      <w:start w:val="1"/>
      <w:numFmt w:val="lowerLetter"/>
      <w:lvlText w:val="%2."/>
      <w:lvlJc w:val="left"/>
      <w:pPr>
        <w:ind w:left="1440" w:hanging="360"/>
      </w:pPr>
    </w:lvl>
    <w:lvl w:ilvl="2" w:tplc="100C001B">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24" w15:restartNumberingAfterBreak="0">
    <w:nsid w:val="4D7A7CAC"/>
    <w:multiLevelType w:val="hybridMultilevel"/>
    <w:tmpl w:val="037E512E"/>
    <w:lvl w:ilvl="0" w:tplc="100C0017">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2FF401E6">
      <w:start w:val="1"/>
      <w:numFmt w:val="upperLetter"/>
      <w:lvlText w:val="%4)"/>
      <w:lvlJc w:val="left"/>
      <w:pPr>
        <w:ind w:left="2880" w:hanging="360"/>
      </w:pPr>
      <w:rPr>
        <w:rFonts w:hint="default"/>
      </w:rPr>
    </w:lvl>
    <w:lvl w:ilvl="4" w:tplc="DF88FDC8">
      <w:start w:val="1"/>
      <w:numFmt w:val="bullet"/>
      <w:lvlText w:val="-"/>
      <w:lvlJc w:val="left"/>
      <w:pPr>
        <w:ind w:left="3600" w:hanging="360"/>
      </w:pPr>
      <w:rPr>
        <w:rFonts w:ascii="Calibri" w:eastAsiaTheme="minorHAnsi" w:hAnsi="Calibri" w:cs="Calibri"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31D466C"/>
    <w:multiLevelType w:val="hybridMultilevel"/>
    <w:tmpl w:val="1BA014E6"/>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55057B43"/>
    <w:multiLevelType w:val="multilevel"/>
    <w:tmpl w:val="7B76E6EE"/>
    <w:lvl w:ilvl="0">
      <w:start w:val="1"/>
      <w:numFmt w:val="lowerLetter"/>
      <w:lvlText w:val="%1)"/>
      <w:lvlJc w:val="left"/>
      <w:pPr>
        <w:ind w:left="360" w:hanging="360"/>
      </w:pPr>
      <w:rPr>
        <w:rFonts w:asciiTheme="minorHAnsi" w:eastAsiaTheme="minorHAnsi" w:hAnsiTheme="minorHAnsi" w:cstheme="minorBidi"/>
      </w:rPr>
    </w:lvl>
    <w:lvl w:ilvl="1">
      <w:start w:val="1"/>
      <w:numFmt w:val="decimal"/>
      <w:lvlText w:val="7.%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559E53F5"/>
    <w:multiLevelType w:val="hybridMultilevel"/>
    <w:tmpl w:val="FAAE7878"/>
    <w:lvl w:ilvl="0" w:tplc="100C0017">
      <w:start w:val="1"/>
      <w:numFmt w:val="lowerLetter"/>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28" w15:restartNumberingAfterBreak="0">
    <w:nsid w:val="587009BA"/>
    <w:multiLevelType w:val="hybridMultilevel"/>
    <w:tmpl w:val="FFFFFFFF"/>
    <w:lvl w:ilvl="0" w:tplc="FFFFFFFF">
      <w:start w:val="1"/>
      <w:numFmt w:val="lowerLetter"/>
      <w:lvlText w:val="%1)"/>
      <w:lvlJc w:val="left"/>
      <w:pPr>
        <w:ind w:left="360" w:hanging="360"/>
      </w:pPr>
      <w:rPr>
        <w:rFonts w:cs="Times New Roman" w:hint="default"/>
      </w:rPr>
    </w:lvl>
    <w:lvl w:ilvl="1" w:tplc="FFFFFFFF" w:tentative="1">
      <w:start w:val="1"/>
      <w:numFmt w:val="bullet"/>
      <w:lvlText w:val="o"/>
      <w:lvlJc w:val="left"/>
      <w:pPr>
        <w:ind w:left="1080" w:hanging="360"/>
      </w:pPr>
      <w:rPr>
        <w:rFonts w:ascii="Courier New" w:hAnsi="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9" w15:restartNumberingAfterBreak="0">
    <w:nsid w:val="59776167"/>
    <w:multiLevelType w:val="hybridMultilevel"/>
    <w:tmpl w:val="F2CABFB8"/>
    <w:lvl w:ilvl="0" w:tplc="04070017">
      <w:start w:val="1"/>
      <w:numFmt w:val="lowerLetter"/>
      <w:lvlText w:val="%1)"/>
      <w:lvlJc w:val="left"/>
      <w:pPr>
        <w:ind w:left="1080" w:hanging="360"/>
      </w:pPr>
    </w:lvl>
    <w:lvl w:ilvl="1" w:tplc="04070019">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30" w15:restartNumberingAfterBreak="0">
    <w:nsid w:val="5AE417E4"/>
    <w:multiLevelType w:val="hybridMultilevel"/>
    <w:tmpl w:val="8B744150"/>
    <w:lvl w:ilvl="0" w:tplc="7B525A62">
      <w:start w:val="1"/>
      <w:numFmt w:val="lowerLetter"/>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31" w15:restartNumberingAfterBreak="0">
    <w:nsid w:val="5DE86819"/>
    <w:multiLevelType w:val="hybridMultilevel"/>
    <w:tmpl w:val="3FDA0EF4"/>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61B765FC"/>
    <w:multiLevelType w:val="hybridMultilevel"/>
    <w:tmpl w:val="3FDA0EF4"/>
    <w:lvl w:ilvl="0" w:tplc="100C0017">
      <w:start w:val="1"/>
      <w:numFmt w:val="lowerLetter"/>
      <w:lvlText w:val="%1)"/>
      <w:lvlJc w:val="left"/>
      <w:pPr>
        <w:ind w:left="720" w:hanging="360"/>
      </w:pPr>
      <w:rPr>
        <w:rFonts w:hint="default"/>
      </w:rPr>
    </w:lvl>
    <w:lvl w:ilvl="1" w:tplc="100C001B">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65D144C5"/>
    <w:multiLevelType w:val="hybridMultilevel"/>
    <w:tmpl w:val="C54A55D4"/>
    <w:lvl w:ilvl="0" w:tplc="100C0017">
      <w:start w:val="1"/>
      <w:numFmt w:val="lowerLetter"/>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34" w15:restartNumberingAfterBreak="0">
    <w:nsid w:val="6C096EAA"/>
    <w:multiLevelType w:val="hybridMultilevel"/>
    <w:tmpl w:val="77BA9EFC"/>
    <w:lvl w:ilvl="0" w:tplc="FFFFFFFF">
      <w:start w:val="1"/>
      <w:numFmt w:val="lowerRoman"/>
      <w:lvlText w:val="%1."/>
      <w:lvlJc w:val="right"/>
      <w:pPr>
        <w:ind w:left="1440" w:hanging="360"/>
      </w:p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35" w15:restartNumberingAfterBreak="0">
    <w:nsid w:val="6E3B2276"/>
    <w:multiLevelType w:val="hybridMultilevel"/>
    <w:tmpl w:val="5568E5C6"/>
    <w:lvl w:ilvl="0" w:tplc="100C0017">
      <w:start w:val="1"/>
      <w:numFmt w:val="lowerLetter"/>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36" w15:restartNumberingAfterBreak="0">
    <w:nsid w:val="70901C0F"/>
    <w:multiLevelType w:val="hybridMultilevel"/>
    <w:tmpl w:val="EF8A2D86"/>
    <w:lvl w:ilvl="0" w:tplc="100C0017">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75FE592A"/>
    <w:multiLevelType w:val="hybridMultilevel"/>
    <w:tmpl w:val="51EC62AE"/>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8" w15:restartNumberingAfterBreak="0">
    <w:nsid w:val="774617D8"/>
    <w:multiLevelType w:val="hybridMultilevel"/>
    <w:tmpl w:val="801E79C4"/>
    <w:lvl w:ilvl="0" w:tplc="100C0017">
      <w:start w:val="1"/>
      <w:numFmt w:val="lowerLetter"/>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39" w15:restartNumberingAfterBreak="0">
    <w:nsid w:val="77EE4A88"/>
    <w:multiLevelType w:val="multilevel"/>
    <w:tmpl w:val="6BD8CD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40" w15:restartNumberingAfterBreak="0">
    <w:nsid w:val="7B677DF4"/>
    <w:multiLevelType w:val="hybridMultilevel"/>
    <w:tmpl w:val="88A0D72E"/>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1" w15:restartNumberingAfterBreak="0">
    <w:nsid w:val="7C563CDB"/>
    <w:multiLevelType w:val="hybridMultilevel"/>
    <w:tmpl w:val="FAAE7878"/>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7F5E15BE"/>
    <w:multiLevelType w:val="hybridMultilevel"/>
    <w:tmpl w:val="8B744150"/>
    <w:lvl w:ilvl="0" w:tplc="FFFFFFFF">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abstractNumId w:val="0"/>
  </w:num>
  <w:num w:numId="2">
    <w:abstractNumId w:val="32"/>
  </w:num>
  <w:num w:numId="3">
    <w:abstractNumId w:val="9"/>
  </w:num>
  <w:num w:numId="4">
    <w:abstractNumId w:val="11"/>
  </w:num>
  <w:num w:numId="5">
    <w:abstractNumId w:val="13"/>
  </w:num>
  <w:num w:numId="6">
    <w:abstractNumId w:val="8"/>
  </w:num>
  <w:num w:numId="7">
    <w:abstractNumId w:val="36"/>
  </w:num>
  <w:num w:numId="8">
    <w:abstractNumId w:val="1"/>
  </w:num>
  <w:num w:numId="9">
    <w:abstractNumId w:val="17"/>
  </w:num>
  <w:num w:numId="10">
    <w:abstractNumId w:val="7"/>
  </w:num>
  <w:num w:numId="11">
    <w:abstractNumId w:val="3"/>
  </w:num>
  <w:num w:numId="12">
    <w:abstractNumId w:val="23"/>
  </w:num>
  <w:num w:numId="13">
    <w:abstractNumId w:val="4"/>
  </w:num>
  <w:num w:numId="14">
    <w:abstractNumId w:val="25"/>
  </w:num>
  <w:num w:numId="15">
    <w:abstractNumId w:val="30"/>
  </w:num>
  <w:num w:numId="16">
    <w:abstractNumId w:val="2"/>
  </w:num>
  <w:num w:numId="17">
    <w:abstractNumId w:val="20"/>
  </w:num>
  <w:num w:numId="18">
    <w:abstractNumId w:val="35"/>
  </w:num>
  <w:num w:numId="19">
    <w:abstractNumId w:val="21"/>
  </w:num>
  <w:num w:numId="20">
    <w:abstractNumId w:val="28"/>
  </w:num>
  <w:num w:numId="21">
    <w:abstractNumId w:val="27"/>
  </w:num>
  <w:num w:numId="22">
    <w:abstractNumId w:val="33"/>
  </w:num>
  <w:num w:numId="23">
    <w:abstractNumId w:val="42"/>
  </w:num>
  <w:num w:numId="24">
    <w:abstractNumId w:val="22"/>
  </w:num>
  <w:num w:numId="25">
    <w:abstractNumId w:val="26"/>
  </w:num>
  <w:num w:numId="26">
    <w:abstractNumId w:val="18"/>
  </w:num>
  <w:num w:numId="27">
    <w:abstractNumId w:val="34"/>
  </w:num>
  <w:num w:numId="28">
    <w:abstractNumId w:val="31"/>
  </w:num>
  <w:num w:numId="29">
    <w:abstractNumId w:val="38"/>
  </w:num>
  <w:num w:numId="30">
    <w:abstractNumId w:val="16"/>
  </w:num>
  <w:num w:numId="31">
    <w:abstractNumId w:val="5"/>
  </w:num>
  <w:num w:numId="32">
    <w:abstractNumId w:val="15"/>
  </w:num>
  <w:num w:numId="33">
    <w:abstractNumId w:val="37"/>
  </w:num>
  <w:num w:numId="34">
    <w:abstractNumId w:val="12"/>
  </w:num>
  <w:num w:numId="35">
    <w:abstractNumId w:val="41"/>
  </w:num>
  <w:num w:numId="36">
    <w:abstractNumId w:val="10"/>
  </w:num>
  <w:num w:numId="37">
    <w:abstractNumId w:val="19"/>
  </w:num>
  <w:num w:numId="38">
    <w:abstractNumId w:val="6"/>
  </w:num>
  <w:num w:numId="39">
    <w:abstractNumId w:val="14"/>
  </w:num>
  <w:num w:numId="40">
    <w:abstractNumId w:val="39"/>
  </w:num>
  <w:num w:numId="41">
    <w:abstractNumId w:val="29"/>
  </w:num>
  <w:num w:numId="42">
    <w:abstractNumId w:val="40"/>
  </w:num>
  <w:num w:numId="43">
    <w:abstractNumId w:val="24"/>
  </w:num>
  <w:numIdMacAtCleanup w:val="26"/>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Michael Mouthon">
    <w15:presenceInfo w15:providerId="None" w15:userId="Michael Mouthon"/>
  </w15:person>
  <w15:person w15:author="STOFFEL Natascha">
    <w15:presenceInfo w15:providerId="AD" w15:userId="S::natascha.stoffel@unifr.ch::69094d94-d06d-4c4f-8ad9-f1fae05866af"/>
  </w15:person>
  <w15:person w15:author="MOUTHON Michael">
    <w15:presenceInfo w15:providerId="AD" w15:userId="S::michael.mouthon@unifr.ch::8c334b0a-b49f-4369-8718-e8d262ea254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trackRevisions/>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40D6"/>
    <w:rsid w:val="00001019"/>
    <w:rsid w:val="000027B7"/>
    <w:rsid w:val="00010699"/>
    <w:rsid w:val="00011C35"/>
    <w:rsid w:val="000200AA"/>
    <w:rsid w:val="00020C49"/>
    <w:rsid w:val="00071FAA"/>
    <w:rsid w:val="000826D3"/>
    <w:rsid w:val="00091188"/>
    <w:rsid w:val="00095669"/>
    <w:rsid w:val="000A3A7A"/>
    <w:rsid w:val="000B0BEE"/>
    <w:rsid w:val="000D2EF4"/>
    <w:rsid w:val="000D3E3D"/>
    <w:rsid w:val="000E0837"/>
    <w:rsid w:val="000F4BA5"/>
    <w:rsid w:val="000F7C28"/>
    <w:rsid w:val="0010411C"/>
    <w:rsid w:val="00115953"/>
    <w:rsid w:val="00123DA1"/>
    <w:rsid w:val="00180949"/>
    <w:rsid w:val="001955EA"/>
    <w:rsid w:val="00195E48"/>
    <w:rsid w:val="001B40D6"/>
    <w:rsid w:val="001E4393"/>
    <w:rsid w:val="001F30E1"/>
    <w:rsid w:val="002059C0"/>
    <w:rsid w:val="00212BD4"/>
    <w:rsid w:val="002231E9"/>
    <w:rsid w:val="00223CF0"/>
    <w:rsid w:val="002272D7"/>
    <w:rsid w:val="002345CA"/>
    <w:rsid w:val="00237091"/>
    <w:rsid w:val="002540A6"/>
    <w:rsid w:val="002703EC"/>
    <w:rsid w:val="002B16B6"/>
    <w:rsid w:val="002B3C98"/>
    <w:rsid w:val="002B5319"/>
    <w:rsid w:val="002B63A7"/>
    <w:rsid w:val="002C65F2"/>
    <w:rsid w:val="002D1842"/>
    <w:rsid w:val="002F5054"/>
    <w:rsid w:val="003012D3"/>
    <w:rsid w:val="003429A3"/>
    <w:rsid w:val="003522F3"/>
    <w:rsid w:val="003753C3"/>
    <w:rsid w:val="003A2F61"/>
    <w:rsid w:val="003C2F5F"/>
    <w:rsid w:val="003C42AA"/>
    <w:rsid w:val="003D0BF1"/>
    <w:rsid w:val="003D1674"/>
    <w:rsid w:val="003F0C27"/>
    <w:rsid w:val="00403736"/>
    <w:rsid w:val="0041497F"/>
    <w:rsid w:val="00417A44"/>
    <w:rsid w:val="00421565"/>
    <w:rsid w:val="004223D1"/>
    <w:rsid w:val="00424C3B"/>
    <w:rsid w:val="00431B37"/>
    <w:rsid w:val="0044288E"/>
    <w:rsid w:val="00466258"/>
    <w:rsid w:val="00467997"/>
    <w:rsid w:val="0049577B"/>
    <w:rsid w:val="004D6236"/>
    <w:rsid w:val="00514C4E"/>
    <w:rsid w:val="00570D2F"/>
    <w:rsid w:val="005A20CC"/>
    <w:rsid w:val="005A4E6F"/>
    <w:rsid w:val="005B1986"/>
    <w:rsid w:val="005B6705"/>
    <w:rsid w:val="00610B7C"/>
    <w:rsid w:val="0061676F"/>
    <w:rsid w:val="00621CEC"/>
    <w:rsid w:val="00635AB0"/>
    <w:rsid w:val="006454E3"/>
    <w:rsid w:val="006538B9"/>
    <w:rsid w:val="00657A50"/>
    <w:rsid w:val="00694EED"/>
    <w:rsid w:val="00695938"/>
    <w:rsid w:val="006C3C25"/>
    <w:rsid w:val="006D3175"/>
    <w:rsid w:val="0072274C"/>
    <w:rsid w:val="00724509"/>
    <w:rsid w:val="0073503F"/>
    <w:rsid w:val="007649B7"/>
    <w:rsid w:val="007C0AF1"/>
    <w:rsid w:val="007E7FC1"/>
    <w:rsid w:val="00803D01"/>
    <w:rsid w:val="00804F89"/>
    <w:rsid w:val="00814D7C"/>
    <w:rsid w:val="00820F26"/>
    <w:rsid w:val="008250C3"/>
    <w:rsid w:val="00827F39"/>
    <w:rsid w:val="008840FC"/>
    <w:rsid w:val="008A273E"/>
    <w:rsid w:val="008A5DFD"/>
    <w:rsid w:val="008B22FE"/>
    <w:rsid w:val="008C4F55"/>
    <w:rsid w:val="008E4F9D"/>
    <w:rsid w:val="008F3095"/>
    <w:rsid w:val="00950AAA"/>
    <w:rsid w:val="009A6E30"/>
    <w:rsid w:val="009E1789"/>
    <w:rsid w:val="009E3420"/>
    <w:rsid w:val="00A07BF4"/>
    <w:rsid w:val="00A10B39"/>
    <w:rsid w:val="00A23FE4"/>
    <w:rsid w:val="00A4135D"/>
    <w:rsid w:val="00A60A09"/>
    <w:rsid w:val="00A63391"/>
    <w:rsid w:val="00A70C38"/>
    <w:rsid w:val="00A91D99"/>
    <w:rsid w:val="00AC2A35"/>
    <w:rsid w:val="00AC4295"/>
    <w:rsid w:val="00AE1E9B"/>
    <w:rsid w:val="00AE316B"/>
    <w:rsid w:val="00AE6A48"/>
    <w:rsid w:val="00AF62EA"/>
    <w:rsid w:val="00B3516E"/>
    <w:rsid w:val="00B7116F"/>
    <w:rsid w:val="00B7276B"/>
    <w:rsid w:val="00B81B0B"/>
    <w:rsid w:val="00B9169F"/>
    <w:rsid w:val="00BB6C5B"/>
    <w:rsid w:val="00BD0078"/>
    <w:rsid w:val="00BD07CB"/>
    <w:rsid w:val="00BE074A"/>
    <w:rsid w:val="00BE54B5"/>
    <w:rsid w:val="00C57357"/>
    <w:rsid w:val="00C668D6"/>
    <w:rsid w:val="00C72ECF"/>
    <w:rsid w:val="00C91E33"/>
    <w:rsid w:val="00CC7E8D"/>
    <w:rsid w:val="00CE4DE1"/>
    <w:rsid w:val="00CF2E16"/>
    <w:rsid w:val="00CF76C5"/>
    <w:rsid w:val="00DC0C08"/>
    <w:rsid w:val="00DC0E3E"/>
    <w:rsid w:val="00DC17EB"/>
    <w:rsid w:val="00DD7F2F"/>
    <w:rsid w:val="00DE625D"/>
    <w:rsid w:val="00DE6691"/>
    <w:rsid w:val="00DF4F47"/>
    <w:rsid w:val="00DF7DDC"/>
    <w:rsid w:val="00E04A7F"/>
    <w:rsid w:val="00E23CFC"/>
    <w:rsid w:val="00E74A3E"/>
    <w:rsid w:val="00E77323"/>
    <w:rsid w:val="00E90F27"/>
    <w:rsid w:val="00E92FAA"/>
    <w:rsid w:val="00EB5D0F"/>
    <w:rsid w:val="00ED22E0"/>
    <w:rsid w:val="00EE301A"/>
    <w:rsid w:val="00EF3C16"/>
    <w:rsid w:val="00F2551D"/>
    <w:rsid w:val="00F31279"/>
    <w:rsid w:val="00F40733"/>
    <w:rsid w:val="00F41C4F"/>
    <w:rsid w:val="00F44D99"/>
    <w:rsid w:val="00F4576A"/>
    <w:rsid w:val="00F5070C"/>
    <w:rsid w:val="00F77A76"/>
    <w:rsid w:val="00F830AA"/>
    <w:rsid w:val="00F9180C"/>
    <w:rsid w:val="00F95B54"/>
    <w:rsid w:val="00FD515F"/>
    <w:rsid w:val="00FF7406"/>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86B4595"/>
  <w15:chartTrackingRefBased/>
  <w15:docId w15:val="{17AF88B4-C655-4781-9573-2E4A5F8FCC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CH"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1B40D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B40D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B40D6"/>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1B40D6"/>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1B40D6"/>
    <w:pPr>
      <w:ind w:left="720"/>
      <w:contextualSpacing/>
    </w:pPr>
  </w:style>
  <w:style w:type="paragraph" w:styleId="Header">
    <w:name w:val="header"/>
    <w:basedOn w:val="Normal"/>
    <w:link w:val="HeaderChar"/>
    <w:uiPriority w:val="99"/>
    <w:unhideWhenUsed/>
    <w:rsid w:val="002B63A7"/>
    <w:pPr>
      <w:tabs>
        <w:tab w:val="center" w:pos="4536"/>
        <w:tab w:val="right" w:pos="9072"/>
      </w:tabs>
      <w:spacing w:after="0" w:line="240" w:lineRule="auto"/>
    </w:pPr>
  </w:style>
  <w:style w:type="character" w:customStyle="1" w:styleId="HeaderChar">
    <w:name w:val="Header Char"/>
    <w:basedOn w:val="DefaultParagraphFont"/>
    <w:link w:val="Header"/>
    <w:uiPriority w:val="99"/>
    <w:rsid w:val="002B63A7"/>
  </w:style>
  <w:style w:type="paragraph" w:styleId="Footer">
    <w:name w:val="footer"/>
    <w:basedOn w:val="Normal"/>
    <w:link w:val="FooterChar"/>
    <w:uiPriority w:val="99"/>
    <w:unhideWhenUsed/>
    <w:rsid w:val="002B63A7"/>
    <w:pPr>
      <w:tabs>
        <w:tab w:val="center" w:pos="4536"/>
        <w:tab w:val="right" w:pos="9072"/>
      </w:tabs>
      <w:spacing w:after="0" w:line="240" w:lineRule="auto"/>
    </w:pPr>
  </w:style>
  <w:style w:type="character" w:customStyle="1" w:styleId="FooterChar">
    <w:name w:val="Footer Char"/>
    <w:basedOn w:val="DefaultParagraphFont"/>
    <w:link w:val="Footer"/>
    <w:uiPriority w:val="99"/>
    <w:rsid w:val="002B63A7"/>
  </w:style>
  <w:style w:type="table" w:styleId="TableGrid">
    <w:name w:val="Table Grid"/>
    <w:basedOn w:val="TableNormal"/>
    <w:uiPriority w:val="59"/>
    <w:rsid w:val="00B7276B"/>
    <w:pPr>
      <w:spacing w:after="0" w:line="240" w:lineRule="auto"/>
    </w:pPr>
    <w:rPr>
      <w:lang w:val="de-C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F4BA5"/>
    <w:rPr>
      <w:color w:val="0563C1" w:themeColor="hyperlink"/>
      <w:u w:val="single"/>
    </w:rPr>
  </w:style>
  <w:style w:type="character" w:customStyle="1" w:styleId="UnresolvedMention">
    <w:name w:val="Unresolved Mention"/>
    <w:basedOn w:val="DefaultParagraphFont"/>
    <w:uiPriority w:val="99"/>
    <w:semiHidden/>
    <w:unhideWhenUsed/>
    <w:rsid w:val="00695938"/>
    <w:rPr>
      <w:color w:val="605E5C"/>
      <w:shd w:val="clear" w:color="auto" w:fill="E1DFDD"/>
    </w:rPr>
  </w:style>
  <w:style w:type="character" w:customStyle="1" w:styleId="rynqvb">
    <w:name w:val="rynqvb"/>
    <w:basedOn w:val="DefaultParagraphFont"/>
    <w:rsid w:val="0041497F"/>
  </w:style>
  <w:style w:type="paragraph" w:styleId="Revision">
    <w:name w:val="Revision"/>
    <w:hidden/>
    <w:uiPriority w:val="99"/>
    <w:semiHidden/>
    <w:rsid w:val="000D2EF4"/>
    <w:pPr>
      <w:spacing w:after="0" w:line="240" w:lineRule="auto"/>
    </w:pPr>
  </w:style>
  <w:style w:type="character" w:styleId="CommentReference">
    <w:name w:val="annotation reference"/>
    <w:basedOn w:val="DefaultParagraphFont"/>
    <w:uiPriority w:val="99"/>
    <w:semiHidden/>
    <w:unhideWhenUsed/>
    <w:rsid w:val="002345CA"/>
    <w:rPr>
      <w:sz w:val="16"/>
      <w:szCs w:val="16"/>
    </w:rPr>
  </w:style>
  <w:style w:type="paragraph" w:styleId="CommentText">
    <w:name w:val="annotation text"/>
    <w:basedOn w:val="Normal"/>
    <w:link w:val="CommentTextChar"/>
    <w:uiPriority w:val="99"/>
    <w:unhideWhenUsed/>
    <w:rsid w:val="002345CA"/>
    <w:pPr>
      <w:spacing w:line="240" w:lineRule="auto"/>
    </w:pPr>
    <w:rPr>
      <w:sz w:val="20"/>
      <w:szCs w:val="20"/>
    </w:rPr>
  </w:style>
  <w:style w:type="character" w:customStyle="1" w:styleId="CommentTextChar">
    <w:name w:val="Comment Text Char"/>
    <w:basedOn w:val="DefaultParagraphFont"/>
    <w:link w:val="CommentText"/>
    <w:uiPriority w:val="99"/>
    <w:rsid w:val="002345CA"/>
    <w:rPr>
      <w:sz w:val="20"/>
      <w:szCs w:val="20"/>
    </w:rPr>
  </w:style>
  <w:style w:type="paragraph" w:styleId="CommentSubject">
    <w:name w:val="annotation subject"/>
    <w:basedOn w:val="CommentText"/>
    <w:next w:val="CommentText"/>
    <w:link w:val="CommentSubjectChar"/>
    <w:uiPriority w:val="99"/>
    <w:semiHidden/>
    <w:unhideWhenUsed/>
    <w:rsid w:val="002345CA"/>
    <w:rPr>
      <w:b/>
      <w:bCs/>
    </w:rPr>
  </w:style>
  <w:style w:type="character" w:customStyle="1" w:styleId="CommentSubjectChar">
    <w:name w:val="Comment Subject Char"/>
    <w:basedOn w:val="CommentTextChar"/>
    <w:link w:val="CommentSubject"/>
    <w:uiPriority w:val="99"/>
    <w:semiHidden/>
    <w:rsid w:val="002345CA"/>
    <w:rPr>
      <w:b/>
      <w:bCs/>
      <w:sz w:val="20"/>
      <w:szCs w:val="20"/>
    </w:rPr>
  </w:style>
  <w:style w:type="character" w:customStyle="1" w:styleId="cf01">
    <w:name w:val="cf01"/>
    <w:basedOn w:val="DefaultParagraphFont"/>
    <w:rsid w:val="00820F26"/>
    <w:rPr>
      <w:rFonts w:ascii="Segoe UI" w:hAnsi="Segoe UI" w:cs="Segoe UI" w:hint="default"/>
      <w:sz w:val="18"/>
      <w:szCs w:val="18"/>
    </w:rPr>
  </w:style>
  <w:style w:type="paragraph" w:styleId="BalloonText">
    <w:name w:val="Balloon Text"/>
    <w:basedOn w:val="Normal"/>
    <w:link w:val="BalloonTextChar"/>
    <w:uiPriority w:val="99"/>
    <w:semiHidden/>
    <w:unhideWhenUsed/>
    <w:rsid w:val="00FF740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F7406"/>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0.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footer" Target="footer1.xml"/><Relationship Id="rId47" Type="http://schemas.microsoft.com/office/2018/08/relationships/commentsExtensible" Target="commentsExtensi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comments" Target="comments.xml"/><Relationship Id="rId40" Type="http://schemas.openxmlformats.org/officeDocument/2006/relationships/image" Target="media/image31.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microsoft.com/office/2011/relationships/people" Target="peop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microsoft.com/office/2011/relationships/commentsExtended" Target="commentsExtended.xml"/><Relationship Id="rId46" Type="http://schemas.microsoft.com/office/2016/09/relationships/commentsIds" Target="commentsIds.xml"/><Relationship Id="rId20" Type="http://schemas.openxmlformats.org/officeDocument/2006/relationships/image" Target="media/image13.png"/><Relationship Id="rId41"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3.png"/><Relationship Id="rId1"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6F4EF8-A805-4A5B-AE12-F569BB7ECB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16</Pages>
  <Words>3602</Words>
  <Characters>20535</Characters>
  <Application>Microsoft Office Word</Application>
  <DocSecurity>0</DocSecurity>
  <Lines>171</Lines>
  <Paragraphs>48</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UNIFR</Company>
  <LinksUpToDate>false</LinksUpToDate>
  <CharactersWithSpaces>24089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MOUTHON Michael</dc:creator>
  <cp:keywords/>
  <dc:description/>
  <cp:lastModifiedBy>Michael Mouthon</cp:lastModifiedBy>
  <cp:revision>14</cp:revision>
  <dcterms:created xsi:type="dcterms:W3CDTF">2024-04-15T07:34:00Z</dcterms:created>
  <dcterms:modified xsi:type="dcterms:W3CDTF">2025-03-20T10:12:00Z</dcterms:modified>
</cp:coreProperties>
</file>